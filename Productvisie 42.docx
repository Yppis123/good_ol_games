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DEB5BF" w14:textId="48FE9781" w:rsidR="00F222F2" w:rsidRPr="00F222F2" w:rsidRDefault="00D14931" w:rsidP="00F222F2">
      <w:pPr>
        <w:jc w:val="center"/>
        <w:rPr>
          <w:rFonts w:ascii="Gill Sans Nova Cond XBd" w:hAnsi="Gill Sans Nova Cond XBd"/>
          <w:b/>
          <w:bCs/>
          <w:color w:val="9EA700"/>
          <w:sz w:val="40"/>
          <w:szCs w:val="40"/>
        </w:rPr>
      </w:pPr>
      <w:r w:rsidRPr="00D14931">
        <w:rPr>
          <w:rFonts w:ascii="Gill Sans Nova Cond XBd" w:hAnsi="Gill Sans Nova Cond XBd"/>
          <w:b/>
          <w:bCs/>
          <w:color w:val="9EA700"/>
          <w:sz w:val="40"/>
          <w:szCs w:val="40"/>
        </w:rPr>
        <w:t>PRODUCTVISIE</w:t>
      </w:r>
    </w:p>
    <w:tbl>
      <w:tblPr>
        <w:tblW w:w="6810" w:type="dxa"/>
        <w:tblInd w:w="111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85"/>
        <w:gridCol w:w="4425"/>
      </w:tblGrid>
      <w:tr w:rsidR="00F222F2" w:rsidRPr="00F222F2" w14:paraId="5362B50E" w14:textId="77777777" w:rsidTr="00920740">
        <w:trPr>
          <w:trHeight w:val="300"/>
        </w:trPr>
        <w:tc>
          <w:tcPr>
            <w:tcW w:w="2385" w:type="dxa"/>
            <w:tcBorders>
              <w:top w:val="single" w:sz="6" w:space="0" w:color="auto"/>
              <w:left w:val="single" w:sz="6" w:space="0" w:color="auto"/>
              <w:bottom w:val="single" w:sz="6" w:space="0" w:color="auto"/>
              <w:right w:val="single" w:sz="6" w:space="0" w:color="auto"/>
            </w:tcBorders>
            <w:shd w:val="clear" w:color="auto" w:fill="auto"/>
            <w:hideMark/>
          </w:tcPr>
          <w:p w14:paraId="6C13694B" w14:textId="77777777" w:rsidR="00F222F2" w:rsidRPr="00F222F2" w:rsidRDefault="00F222F2" w:rsidP="00F222F2">
            <w:pPr>
              <w:spacing w:after="0" w:line="240" w:lineRule="auto"/>
              <w:textAlignment w:val="baseline"/>
              <w:rPr>
                <w:rFonts w:ascii="Times New Roman" w:eastAsia="Times New Roman" w:hAnsi="Times New Roman" w:cs="Times New Roman"/>
                <w:sz w:val="24"/>
                <w:szCs w:val="24"/>
                <w:lang w:eastAsia="nl-NL"/>
              </w:rPr>
            </w:pPr>
            <w:r w:rsidRPr="00F222F2">
              <w:rPr>
                <w:rFonts w:ascii="Gill Sans Nova Cond XBd" w:eastAsia="Times New Roman" w:hAnsi="Gill Sans Nova Cond XBd" w:cs="Times New Roman"/>
                <w:b/>
                <w:bCs/>
                <w:color w:val="9EA700"/>
                <w:lang w:eastAsia="nl-NL"/>
              </w:rPr>
              <w:t>Naam, Studentnummer</w:t>
            </w:r>
            <w:r w:rsidRPr="00F222F2">
              <w:rPr>
                <w:rFonts w:ascii="Gill Sans Nova Cond XBd" w:eastAsia="Times New Roman" w:hAnsi="Gill Sans Nova Cond XBd" w:cs="Times New Roman"/>
                <w:color w:val="9EA700"/>
                <w:lang w:eastAsia="nl-NL"/>
              </w:rPr>
              <w:t> </w:t>
            </w:r>
          </w:p>
          <w:p w14:paraId="3FBB4BD2" w14:textId="77777777" w:rsidR="00F222F2" w:rsidRPr="00F222F2" w:rsidRDefault="00F222F2" w:rsidP="00F222F2">
            <w:pPr>
              <w:spacing w:after="0" w:line="240" w:lineRule="auto"/>
              <w:textAlignment w:val="baseline"/>
              <w:rPr>
                <w:rFonts w:ascii="Times New Roman" w:eastAsia="Times New Roman" w:hAnsi="Times New Roman" w:cs="Times New Roman"/>
                <w:sz w:val="24"/>
                <w:szCs w:val="24"/>
                <w:lang w:eastAsia="nl-NL"/>
              </w:rPr>
            </w:pPr>
            <w:r w:rsidRPr="00F222F2">
              <w:rPr>
                <w:rFonts w:ascii="Gill Sans Nova Cond XBd" w:eastAsia="Times New Roman" w:hAnsi="Gill Sans Nova Cond XBd" w:cs="Times New Roman"/>
                <w:color w:val="9EA700"/>
                <w:lang w:eastAsia="nl-NL"/>
              </w:rPr>
              <w:t> </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0F588E95" w14:textId="77777777" w:rsidR="00F222F2" w:rsidRPr="00F222F2" w:rsidRDefault="00F222F2" w:rsidP="00F222F2">
            <w:pPr>
              <w:spacing w:after="0" w:line="240" w:lineRule="auto"/>
              <w:textAlignment w:val="baseline"/>
              <w:rPr>
                <w:rFonts w:ascii="Times New Roman" w:eastAsia="Times New Roman" w:hAnsi="Times New Roman" w:cs="Times New Roman"/>
                <w:sz w:val="24"/>
                <w:szCs w:val="24"/>
                <w:lang w:eastAsia="nl-NL"/>
              </w:rPr>
            </w:pPr>
            <w:r w:rsidRPr="00F222F2">
              <w:rPr>
                <w:rFonts w:ascii="Calibri" w:eastAsia="Times New Roman" w:hAnsi="Calibri" w:cs="Calibri"/>
                <w:lang w:eastAsia="nl-NL"/>
              </w:rPr>
              <w:t>​​</w:t>
            </w:r>
            <w:proofErr w:type="spellStart"/>
            <w:r w:rsidRPr="00F222F2">
              <w:rPr>
                <w:rFonts w:ascii="Calibri" w:eastAsia="Times New Roman" w:hAnsi="Calibri" w:cs="Calibri"/>
                <w:lang w:eastAsia="nl-NL"/>
              </w:rPr>
              <w:t>Xinmin</w:t>
            </w:r>
            <w:proofErr w:type="spellEnd"/>
            <w:r w:rsidRPr="00F222F2">
              <w:rPr>
                <w:rFonts w:ascii="Calibri" w:eastAsia="Times New Roman" w:hAnsi="Calibri" w:cs="Calibri"/>
                <w:lang w:eastAsia="nl-NL"/>
              </w:rPr>
              <w:t xml:space="preserve"> Chen, 23069007​ </w:t>
            </w:r>
          </w:p>
        </w:tc>
      </w:tr>
      <w:tr w:rsidR="00F222F2" w:rsidRPr="00F222F2" w14:paraId="04C7A9BE" w14:textId="77777777" w:rsidTr="00920740">
        <w:trPr>
          <w:trHeight w:val="300"/>
        </w:trPr>
        <w:tc>
          <w:tcPr>
            <w:tcW w:w="2385" w:type="dxa"/>
            <w:tcBorders>
              <w:top w:val="single" w:sz="6" w:space="0" w:color="auto"/>
              <w:left w:val="single" w:sz="6" w:space="0" w:color="auto"/>
              <w:bottom w:val="single" w:sz="6" w:space="0" w:color="auto"/>
              <w:right w:val="single" w:sz="6" w:space="0" w:color="auto"/>
            </w:tcBorders>
            <w:shd w:val="clear" w:color="auto" w:fill="auto"/>
            <w:hideMark/>
          </w:tcPr>
          <w:p w14:paraId="0CC8CC81" w14:textId="77777777" w:rsidR="00F222F2" w:rsidRPr="00F222F2" w:rsidRDefault="00F222F2" w:rsidP="00F222F2">
            <w:pPr>
              <w:spacing w:after="0" w:line="240" w:lineRule="auto"/>
              <w:textAlignment w:val="baseline"/>
              <w:rPr>
                <w:rFonts w:ascii="Times New Roman" w:eastAsia="Times New Roman" w:hAnsi="Times New Roman" w:cs="Times New Roman"/>
                <w:sz w:val="24"/>
                <w:szCs w:val="24"/>
                <w:lang w:eastAsia="nl-NL"/>
              </w:rPr>
            </w:pPr>
            <w:r w:rsidRPr="00F222F2">
              <w:rPr>
                <w:rFonts w:ascii="Gill Sans Nova Cond XBd" w:eastAsia="Times New Roman" w:hAnsi="Gill Sans Nova Cond XBd" w:cs="Times New Roman"/>
                <w:b/>
                <w:bCs/>
                <w:color w:val="9EA700"/>
                <w:lang w:eastAsia="nl-NL"/>
              </w:rPr>
              <w:t>Naam, Studentnummer</w:t>
            </w:r>
            <w:r w:rsidRPr="00F222F2">
              <w:rPr>
                <w:rFonts w:ascii="Gill Sans Nova Cond XBd" w:eastAsia="Times New Roman" w:hAnsi="Gill Sans Nova Cond XBd" w:cs="Times New Roman"/>
                <w:color w:val="9EA700"/>
                <w:lang w:eastAsia="nl-NL"/>
              </w:rPr>
              <w:t> </w:t>
            </w:r>
          </w:p>
          <w:p w14:paraId="0E5A325B" w14:textId="77777777" w:rsidR="00F222F2" w:rsidRPr="00F222F2" w:rsidRDefault="00F222F2" w:rsidP="00F222F2">
            <w:pPr>
              <w:spacing w:after="0" w:line="240" w:lineRule="auto"/>
              <w:textAlignment w:val="baseline"/>
              <w:rPr>
                <w:rFonts w:ascii="Times New Roman" w:eastAsia="Times New Roman" w:hAnsi="Times New Roman" w:cs="Times New Roman"/>
                <w:sz w:val="24"/>
                <w:szCs w:val="24"/>
                <w:lang w:eastAsia="nl-NL"/>
              </w:rPr>
            </w:pPr>
            <w:r w:rsidRPr="00F222F2">
              <w:rPr>
                <w:rFonts w:ascii="Gill Sans Nova Cond XBd" w:eastAsia="Times New Roman" w:hAnsi="Gill Sans Nova Cond XBd" w:cs="Times New Roman"/>
                <w:color w:val="9EA700"/>
                <w:lang w:eastAsia="nl-NL"/>
              </w:rPr>
              <w:t> </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354A7718" w14:textId="77777777" w:rsidR="00F222F2" w:rsidRPr="00F222F2" w:rsidRDefault="00F222F2" w:rsidP="00F222F2">
            <w:pPr>
              <w:spacing w:after="0" w:line="240" w:lineRule="auto"/>
              <w:textAlignment w:val="baseline"/>
              <w:rPr>
                <w:rFonts w:ascii="Times New Roman" w:eastAsia="Times New Roman" w:hAnsi="Times New Roman" w:cs="Times New Roman"/>
                <w:sz w:val="24"/>
                <w:szCs w:val="24"/>
                <w:lang w:eastAsia="nl-NL"/>
              </w:rPr>
            </w:pPr>
            <w:r w:rsidRPr="00F222F2">
              <w:rPr>
                <w:rFonts w:ascii="Calibri" w:eastAsia="Times New Roman" w:hAnsi="Calibri" w:cs="Calibri"/>
                <w:lang w:eastAsia="nl-NL"/>
              </w:rPr>
              <w:t>​​Ayman Aouragh, 23106115​ </w:t>
            </w:r>
          </w:p>
        </w:tc>
      </w:tr>
      <w:tr w:rsidR="00F222F2" w:rsidRPr="00F222F2" w14:paraId="6D88615D" w14:textId="77777777" w:rsidTr="00920740">
        <w:trPr>
          <w:trHeight w:val="285"/>
        </w:trPr>
        <w:tc>
          <w:tcPr>
            <w:tcW w:w="2385" w:type="dxa"/>
            <w:tcBorders>
              <w:top w:val="single" w:sz="6" w:space="0" w:color="auto"/>
              <w:left w:val="single" w:sz="6" w:space="0" w:color="auto"/>
              <w:bottom w:val="single" w:sz="6" w:space="0" w:color="auto"/>
              <w:right w:val="single" w:sz="6" w:space="0" w:color="auto"/>
            </w:tcBorders>
            <w:shd w:val="clear" w:color="auto" w:fill="auto"/>
            <w:hideMark/>
          </w:tcPr>
          <w:p w14:paraId="7AC77F37" w14:textId="77777777" w:rsidR="00F222F2" w:rsidRPr="00F222F2" w:rsidRDefault="00F222F2" w:rsidP="00F222F2">
            <w:pPr>
              <w:spacing w:after="0" w:line="240" w:lineRule="auto"/>
              <w:textAlignment w:val="baseline"/>
              <w:rPr>
                <w:rFonts w:ascii="Times New Roman" w:eastAsia="Times New Roman" w:hAnsi="Times New Roman" w:cs="Times New Roman"/>
                <w:sz w:val="24"/>
                <w:szCs w:val="24"/>
                <w:lang w:eastAsia="nl-NL"/>
              </w:rPr>
            </w:pPr>
            <w:r w:rsidRPr="00F222F2">
              <w:rPr>
                <w:rFonts w:ascii="Gill Sans Nova Cond XBd" w:eastAsia="Times New Roman" w:hAnsi="Gill Sans Nova Cond XBd" w:cs="Times New Roman"/>
                <w:b/>
                <w:bCs/>
                <w:color w:val="9EA700"/>
                <w:lang w:eastAsia="nl-NL"/>
              </w:rPr>
              <w:t>Naam, Studentnummer</w:t>
            </w:r>
            <w:r w:rsidRPr="00F222F2">
              <w:rPr>
                <w:rFonts w:ascii="Gill Sans Nova Cond XBd" w:eastAsia="Times New Roman" w:hAnsi="Gill Sans Nova Cond XBd" w:cs="Times New Roman"/>
                <w:color w:val="9EA700"/>
                <w:lang w:eastAsia="nl-NL"/>
              </w:rPr>
              <w:t> </w:t>
            </w:r>
          </w:p>
          <w:p w14:paraId="52684CBA" w14:textId="77777777" w:rsidR="00F222F2" w:rsidRPr="00F222F2" w:rsidRDefault="00F222F2" w:rsidP="00F222F2">
            <w:pPr>
              <w:spacing w:after="0" w:line="240" w:lineRule="auto"/>
              <w:textAlignment w:val="baseline"/>
              <w:rPr>
                <w:rFonts w:ascii="Times New Roman" w:eastAsia="Times New Roman" w:hAnsi="Times New Roman" w:cs="Times New Roman"/>
                <w:sz w:val="24"/>
                <w:szCs w:val="24"/>
                <w:lang w:eastAsia="nl-NL"/>
              </w:rPr>
            </w:pPr>
            <w:r w:rsidRPr="00F222F2">
              <w:rPr>
                <w:rFonts w:ascii="Gill Sans Nova Cond XBd" w:eastAsia="Times New Roman" w:hAnsi="Gill Sans Nova Cond XBd" w:cs="Times New Roman"/>
                <w:color w:val="9EA700"/>
                <w:lang w:eastAsia="nl-NL"/>
              </w:rPr>
              <w:t> </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06545D35" w14:textId="77777777" w:rsidR="00F222F2" w:rsidRPr="00F222F2" w:rsidRDefault="00F222F2" w:rsidP="00F222F2">
            <w:pPr>
              <w:spacing w:after="0" w:line="240" w:lineRule="auto"/>
              <w:textAlignment w:val="baseline"/>
              <w:rPr>
                <w:rFonts w:ascii="Times New Roman" w:eastAsia="Times New Roman" w:hAnsi="Times New Roman" w:cs="Times New Roman"/>
                <w:sz w:val="24"/>
                <w:szCs w:val="24"/>
                <w:lang w:eastAsia="nl-NL"/>
              </w:rPr>
            </w:pPr>
            <w:r w:rsidRPr="00F222F2">
              <w:rPr>
                <w:rFonts w:ascii="Calibri" w:eastAsia="Times New Roman" w:hAnsi="Calibri" w:cs="Calibri"/>
                <w:lang w:eastAsia="nl-NL"/>
              </w:rPr>
              <w:t>Naomi Nieuwenhuizen 23152931 </w:t>
            </w:r>
          </w:p>
        </w:tc>
      </w:tr>
      <w:tr w:rsidR="00F222F2" w:rsidRPr="00F222F2" w14:paraId="3657BB60" w14:textId="77777777" w:rsidTr="00920740">
        <w:trPr>
          <w:trHeight w:val="285"/>
        </w:trPr>
        <w:tc>
          <w:tcPr>
            <w:tcW w:w="2385" w:type="dxa"/>
            <w:tcBorders>
              <w:top w:val="single" w:sz="6" w:space="0" w:color="auto"/>
              <w:left w:val="single" w:sz="6" w:space="0" w:color="auto"/>
              <w:bottom w:val="single" w:sz="6" w:space="0" w:color="auto"/>
              <w:right w:val="single" w:sz="6" w:space="0" w:color="auto"/>
            </w:tcBorders>
            <w:shd w:val="clear" w:color="auto" w:fill="auto"/>
            <w:hideMark/>
          </w:tcPr>
          <w:p w14:paraId="240C25F2" w14:textId="77777777" w:rsidR="00F222F2" w:rsidRPr="00F222F2" w:rsidRDefault="00F222F2" w:rsidP="00F222F2">
            <w:pPr>
              <w:spacing w:after="0" w:line="240" w:lineRule="auto"/>
              <w:textAlignment w:val="baseline"/>
              <w:rPr>
                <w:rFonts w:ascii="Times New Roman" w:eastAsia="Times New Roman" w:hAnsi="Times New Roman" w:cs="Times New Roman"/>
                <w:sz w:val="24"/>
                <w:szCs w:val="24"/>
                <w:lang w:eastAsia="nl-NL"/>
              </w:rPr>
            </w:pPr>
            <w:r w:rsidRPr="00F222F2">
              <w:rPr>
                <w:rFonts w:ascii="Gill Sans Nova Cond XBd" w:eastAsia="Times New Roman" w:hAnsi="Gill Sans Nova Cond XBd" w:cs="Times New Roman"/>
                <w:b/>
                <w:bCs/>
                <w:color w:val="9EA700"/>
                <w:lang w:eastAsia="nl-NL"/>
              </w:rPr>
              <w:t>Naam, Studentnummer</w:t>
            </w:r>
            <w:r w:rsidRPr="00F222F2">
              <w:rPr>
                <w:rFonts w:ascii="Gill Sans Nova Cond XBd" w:eastAsia="Times New Roman" w:hAnsi="Gill Sans Nova Cond XBd" w:cs="Times New Roman"/>
                <w:color w:val="9EA700"/>
                <w:lang w:eastAsia="nl-NL"/>
              </w:rPr>
              <w:t> </w:t>
            </w:r>
          </w:p>
          <w:p w14:paraId="011883D1" w14:textId="77777777" w:rsidR="00F222F2" w:rsidRPr="00F222F2" w:rsidRDefault="00F222F2" w:rsidP="00F222F2">
            <w:pPr>
              <w:spacing w:after="0" w:line="240" w:lineRule="auto"/>
              <w:textAlignment w:val="baseline"/>
              <w:rPr>
                <w:rFonts w:ascii="Times New Roman" w:eastAsia="Times New Roman" w:hAnsi="Times New Roman" w:cs="Times New Roman"/>
                <w:sz w:val="24"/>
                <w:szCs w:val="24"/>
                <w:lang w:eastAsia="nl-NL"/>
              </w:rPr>
            </w:pPr>
            <w:r w:rsidRPr="00F222F2">
              <w:rPr>
                <w:rFonts w:ascii="Gill Sans Nova Cond XBd" w:eastAsia="Times New Roman" w:hAnsi="Gill Sans Nova Cond XBd" w:cs="Times New Roman"/>
                <w:color w:val="9EA700"/>
                <w:lang w:eastAsia="nl-NL"/>
              </w:rPr>
              <w:t> </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2485A6AB" w14:textId="77777777" w:rsidR="00F222F2" w:rsidRPr="00F222F2" w:rsidRDefault="00F222F2" w:rsidP="00F222F2">
            <w:pPr>
              <w:spacing w:after="0" w:line="240" w:lineRule="auto"/>
              <w:textAlignment w:val="baseline"/>
              <w:rPr>
                <w:rFonts w:ascii="Times New Roman" w:eastAsia="Times New Roman" w:hAnsi="Times New Roman" w:cs="Times New Roman"/>
                <w:sz w:val="24"/>
                <w:szCs w:val="24"/>
                <w:lang w:eastAsia="nl-NL"/>
              </w:rPr>
            </w:pPr>
            <w:r w:rsidRPr="00F222F2">
              <w:rPr>
                <w:rFonts w:ascii="Calibri" w:eastAsia="Times New Roman" w:hAnsi="Calibri" w:cs="Calibri"/>
                <w:color w:val="000000"/>
                <w:lang w:eastAsia="nl-NL"/>
              </w:rPr>
              <w:t xml:space="preserve">Tomas </w:t>
            </w:r>
            <w:proofErr w:type="spellStart"/>
            <w:r w:rsidRPr="00F222F2">
              <w:rPr>
                <w:rFonts w:ascii="Calibri" w:eastAsia="Times New Roman" w:hAnsi="Calibri" w:cs="Calibri"/>
                <w:color w:val="000000"/>
                <w:lang w:eastAsia="nl-NL"/>
              </w:rPr>
              <w:t>Tonnelier</w:t>
            </w:r>
            <w:proofErr w:type="spellEnd"/>
            <w:r w:rsidRPr="00F222F2">
              <w:rPr>
                <w:rFonts w:ascii="Calibri" w:eastAsia="Times New Roman" w:hAnsi="Calibri" w:cs="Calibri"/>
                <w:color w:val="000000"/>
                <w:lang w:eastAsia="nl-NL"/>
              </w:rPr>
              <w:t xml:space="preserve"> 21097380 </w:t>
            </w:r>
          </w:p>
        </w:tc>
      </w:tr>
      <w:tr w:rsidR="00F222F2" w:rsidRPr="00F222F2" w14:paraId="02C414CD" w14:textId="77777777" w:rsidTr="00920740">
        <w:trPr>
          <w:trHeight w:val="285"/>
        </w:trPr>
        <w:tc>
          <w:tcPr>
            <w:tcW w:w="2385" w:type="dxa"/>
            <w:tcBorders>
              <w:top w:val="single" w:sz="6" w:space="0" w:color="auto"/>
              <w:left w:val="single" w:sz="6" w:space="0" w:color="auto"/>
              <w:bottom w:val="single" w:sz="6" w:space="0" w:color="auto"/>
              <w:right w:val="single" w:sz="6" w:space="0" w:color="auto"/>
            </w:tcBorders>
            <w:shd w:val="clear" w:color="auto" w:fill="auto"/>
            <w:hideMark/>
          </w:tcPr>
          <w:p w14:paraId="5EBC1B44" w14:textId="77777777" w:rsidR="00F222F2" w:rsidRPr="00F222F2" w:rsidRDefault="00F222F2" w:rsidP="00F222F2">
            <w:pPr>
              <w:spacing w:after="0" w:line="240" w:lineRule="auto"/>
              <w:textAlignment w:val="baseline"/>
              <w:rPr>
                <w:rFonts w:ascii="Times New Roman" w:eastAsia="Times New Roman" w:hAnsi="Times New Roman" w:cs="Times New Roman"/>
                <w:sz w:val="24"/>
                <w:szCs w:val="24"/>
                <w:lang w:eastAsia="nl-NL"/>
              </w:rPr>
            </w:pPr>
            <w:r w:rsidRPr="00F222F2">
              <w:rPr>
                <w:rFonts w:ascii="Gill Sans Nova Cond XBd" w:eastAsia="Times New Roman" w:hAnsi="Gill Sans Nova Cond XBd" w:cs="Times New Roman"/>
                <w:b/>
                <w:bCs/>
                <w:color w:val="9EA700"/>
                <w:lang w:eastAsia="nl-NL"/>
              </w:rPr>
              <w:t>Naam, Studentnummer</w:t>
            </w:r>
            <w:r w:rsidRPr="00F222F2">
              <w:rPr>
                <w:rFonts w:ascii="Gill Sans Nova Cond XBd" w:eastAsia="Times New Roman" w:hAnsi="Gill Sans Nova Cond XBd" w:cs="Times New Roman"/>
                <w:color w:val="9EA700"/>
                <w:lang w:eastAsia="nl-NL"/>
              </w:rPr>
              <w:t> </w:t>
            </w:r>
          </w:p>
          <w:p w14:paraId="716EE980" w14:textId="77777777" w:rsidR="00F222F2" w:rsidRPr="00F222F2" w:rsidRDefault="00F222F2" w:rsidP="00F222F2">
            <w:pPr>
              <w:spacing w:after="0" w:line="240" w:lineRule="auto"/>
              <w:textAlignment w:val="baseline"/>
              <w:rPr>
                <w:rFonts w:ascii="Times New Roman" w:eastAsia="Times New Roman" w:hAnsi="Times New Roman" w:cs="Times New Roman"/>
                <w:sz w:val="24"/>
                <w:szCs w:val="24"/>
                <w:lang w:eastAsia="nl-NL"/>
              </w:rPr>
            </w:pPr>
            <w:r w:rsidRPr="00F222F2">
              <w:rPr>
                <w:rFonts w:ascii="Gill Sans Nova Cond XBd" w:eastAsia="Times New Roman" w:hAnsi="Gill Sans Nova Cond XBd" w:cs="Times New Roman"/>
                <w:color w:val="9EA700"/>
                <w:lang w:eastAsia="nl-NL"/>
              </w:rPr>
              <w:t> </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4700BF9F" w14:textId="77777777" w:rsidR="00F222F2" w:rsidRPr="00F222F2" w:rsidRDefault="00F222F2" w:rsidP="00F222F2">
            <w:pPr>
              <w:spacing w:after="0" w:line="240" w:lineRule="auto"/>
              <w:textAlignment w:val="baseline"/>
              <w:rPr>
                <w:rFonts w:ascii="Times New Roman" w:eastAsia="Times New Roman" w:hAnsi="Times New Roman" w:cs="Times New Roman"/>
                <w:sz w:val="24"/>
                <w:szCs w:val="24"/>
                <w:lang w:eastAsia="nl-NL"/>
              </w:rPr>
            </w:pPr>
            <w:proofErr w:type="spellStart"/>
            <w:r w:rsidRPr="00F222F2">
              <w:rPr>
                <w:rFonts w:ascii="Calibri" w:eastAsia="Times New Roman" w:hAnsi="Calibri" w:cs="Calibri"/>
                <w:lang w:eastAsia="nl-NL"/>
              </w:rPr>
              <w:t>Denilson</w:t>
            </w:r>
            <w:proofErr w:type="spellEnd"/>
            <w:r w:rsidRPr="00F222F2">
              <w:rPr>
                <w:rFonts w:ascii="Calibri" w:eastAsia="Times New Roman" w:hAnsi="Calibri" w:cs="Calibri"/>
                <w:lang w:eastAsia="nl-NL"/>
              </w:rPr>
              <w:t xml:space="preserve"> Alfons, 23124172 </w:t>
            </w:r>
          </w:p>
        </w:tc>
      </w:tr>
      <w:tr w:rsidR="00F222F2" w:rsidRPr="00F222F2" w14:paraId="309980F8" w14:textId="77777777" w:rsidTr="00920740">
        <w:trPr>
          <w:trHeight w:val="300"/>
        </w:trPr>
        <w:tc>
          <w:tcPr>
            <w:tcW w:w="2385" w:type="dxa"/>
            <w:tcBorders>
              <w:top w:val="single" w:sz="6" w:space="0" w:color="auto"/>
              <w:left w:val="single" w:sz="6" w:space="0" w:color="auto"/>
              <w:bottom w:val="single" w:sz="6" w:space="0" w:color="auto"/>
              <w:right w:val="single" w:sz="6" w:space="0" w:color="auto"/>
            </w:tcBorders>
            <w:shd w:val="clear" w:color="auto" w:fill="auto"/>
            <w:hideMark/>
          </w:tcPr>
          <w:p w14:paraId="375EAE60" w14:textId="77777777" w:rsidR="00F222F2" w:rsidRPr="00F222F2" w:rsidRDefault="00F222F2" w:rsidP="00F222F2">
            <w:pPr>
              <w:spacing w:after="0" w:line="240" w:lineRule="auto"/>
              <w:textAlignment w:val="baseline"/>
              <w:rPr>
                <w:rFonts w:ascii="Times New Roman" w:eastAsia="Times New Roman" w:hAnsi="Times New Roman" w:cs="Times New Roman"/>
                <w:sz w:val="24"/>
                <w:szCs w:val="24"/>
                <w:lang w:eastAsia="nl-NL"/>
              </w:rPr>
            </w:pPr>
            <w:r w:rsidRPr="00F222F2">
              <w:rPr>
                <w:rFonts w:ascii="Gill Sans Nova Cond XBd" w:eastAsia="Times New Roman" w:hAnsi="Gill Sans Nova Cond XBd" w:cs="Times New Roman"/>
                <w:b/>
                <w:bCs/>
                <w:color w:val="9EA700"/>
                <w:lang w:eastAsia="nl-NL"/>
              </w:rPr>
              <w:t>Klas</w:t>
            </w:r>
            <w:r w:rsidRPr="00F222F2">
              <w:rPr>
                <w:rFonts w:ascii="Gill Sans Nova Cond XBd" w:eastAsia="Times New Roman" w:hAnsi="Gill Sans Nova Cond XBd" w:cs="Times New Roman"/>
                <w:color w:val="9EA700"/>
                <w:lang w:eastAsia="nl-NL"/>
              </w:rPr>
              <w:t> </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465471AB" w14:textId="77777777" w:rsidR="00F222F2" w:rsidRPr="00F222F2" w:rsidRDefault="00F222F2" w:rsidP="00F222F2">
            <w:pPr>
              <w:spacing w:after="0" w:line="240" w:lineRule="auto"/>
              <w:textAlignment w:val="baseline"/>
              <w:rPr>
                <w:rFonts w:ascii="Times New Roman" w:eastAsia="Times New Roman" w:hAnsi="Times New Roman" w:cs="Times New Roman"/>
                <w:sz w:val="24"/>
                <w:szCs w:val="24"/>
                <w:lang w:eastAsia="nl-NL"/>
              </w:rPr>
            </w:pPr>
            <w:r w:rsidRPr="00F222F2">
              <w:rPr>
                <w:rFonts w:ascii="Calibri" w:eastAsia="Times New Roman" w:hAnsi="Calibri" w:cs="Calibri"/>
                <w:lang w:eastAsia="nl-NL"/>
              </w:rPr>
              <w:t>H-1-SE.1 </w:t>
            </w:r>
          </w:p>
        </w:tc>
      </w:tr>
    </w:tbl>
    <w:p w14:paraId="0BF56763" w14:textId="3389B9D7" w:rsidR="00F222F2" w:rsidRPr="00F222F2" w:rsidRDefault="00F222F2" w:rsidP="00F222F2">
      <w:pPr>
        <w:spacing w:after="0" w:line="240" w:lineRule="auto"/>
        <w:jc w:val="center"/>
        <w:textAlignment w:val="baseline"/>
        <w:rPr>
          <w:rFonts w:ascii="Segoe UI" w:eastAsia="Times New Roman" w:hAnsi="Segoe UI" w:cs="Segoe UI"/>
          <w:sz w:val="18"/>
          <w:szCs w:val="18"/>
          <w:lang w:eastAsia="nl-NL"/>
        </w:rPr>
      </w:pPr>
      <w:r w:rsidRPr="00F222F2">
        <w:rPr>
          <w:rFonts w:ascii="Calibri" w:eastAsia="Times New Roman" w:hAnsi="Calibri" w:cs="Calibri"/>
          <w:sz w:val="32"/>
          <w:szCs w:val="32"/>
          <w:lang w:eastAsia="nl-NL"/>
        </w:rPr>
        <w:t> </w:t>
      </w:r>
    </w:p>
    <w:p w14:paraId="042A1A5F" w14:textId="44AE6860" w:rsidR="00F222F2" w:rsidRPr="00D14931" w:rsidRDefault="00F222F2" w:rsidP="007D23D5">
      <w:pPr>
        <w:jc w:val="center"/>
        <w:rPr>
          <w:rFonts w:ascii="Gill Sans Nova Cond XBd" w:hAnsi="Gill Sans Nova Cond XBd"/>
          <w:b/>
          <w:bCs/>
          <w:color w:val="9EA700"/>
          <w:sz w:val="40"/>
          <w:szCs w:val="40"/>
        </w:rPr>
      </w:pPr>
    </w:p>
    <w:p w14:paraId="545F2968" w14:textId="77777777" w:rsidR="00DF3A51" w:rsidRDefault="00DF3A51" w:rsidP="00F222F2">
      <w:pPr>
        <w:rPr>
          <w:b/>
          <w:bCs/>
          <w:sz w:val="32"/>
          <w:szCs w:val="32"/>
        </w:rPr>
        <w:sectPr w:rsidR="00DF3A51" w:rsidSect="00323E84">
          <w:headerReference w:type="default" r:id="rId11"/>
          <w:pgSz w:w="11906" w:h="16838"/>
          <w:pgMar w:top="1418" w:right="1418" w:bottom="1418" w:left="1418" w:header="709" w:footer="709" w:gutter="0"/>
          <w:cols w:space="708"/>
          <w:vAlign w:val="center"/>
          <w:docGrid w:linePitch="360"/>
        </w:sectPr>
      </w:pPr>
    </w:p>
    <w:tbl>
      <w:tblPr>
        <w:tblStyle w:val="Tabelraster"/>
        <w:tblW w:w="15730" w:type="dxa"/>
        <w:tblLook w:val="04A0" w:firstRow="1" w:lastRow="0" w:firstColumn="1" w:lastColumn="0" w:noHBand="0" w:noVBand="1"/>
      </w:tblPr>
      <w:tblGrid>
        <w:gridCol w:w="4306"/>
        <w:gridCol w:w="3769"/>
        <w:gridCol w:w="3912"/>
        <w:gridCol w:w="3743"/>
      </w:tblGrid>
      <w:tr w:rsidR="002268C1" w14:paraId="32108ED1" w14:textId="77777777" w:rsidTr="00E037B7">
        <w:trPr>
          <w:trHeight w:hRule="exact" w:val="3289"/>
        </w:trPr>
        <w:sdt>
          <w:sdtPr>
            <w:rPr>
              <w:rFonts w:eastAsia="Times New Roman" w:cs="Arial"/>
            </w:rPr>
            <w:alias w:val="Probleem"/>
            <w:tag w:val="Probleem"/>
            <w:id w:val="-572811385"/>
            <w:placeholder>
              <w:docPart w:val="3D59D330FC6C46F3B0287F214A778BA0"/>
            </w:placeholder>
            <w15:color w:val="000000"/>
            <w:text w:multiLine="1"/>
          </w:sdtPr>
          <w:sdtContent>
            <w:tc>
              <w:tcPr>
                <w:tcW w:w="8075" w:type="dxa"/>
                <w:gridSpan w:val="2"/>
                <w:tcBorders>
                  <w:bottom w:val="nil"/>
                </w:tcBorders>
                <w:tcMar>
                  <w:top w:w="142" w:type="dxa"/>
                  <w:left w:w="142" w:type="dxa"/>
                  <w:bottom w:w="142" w:type="dxa"/>
                  <w:right w:w="142" w:type="dxa"/>
                </w:tcMar>
              </w:tcPr>
              <w:p w14:paraId="4813332E" w14:textId="172D7E5C" w:rsidR="005050A6" w:rsidRDefault="00A67F33" w:rsidP="00624D2D">
                <w:r w:rsidRPr="00A67F33">
                  <w:rPr>
                    <w:rFonts w:eastAsia="Times New Roman" w:cs="Arial"/>
                  </w:rPr>
                  <w:t>Het aantal verkochte games is in de afgelopen maand lichtelijk afgenomen maar de directe aanleiding hiervan is niet goed af te leiden. Hierdoor is er een verlangen om inzicht te krijgen in de inhoudelijke kwaliteit van het verkoopwaar.</w:t>
                </w:r>
              </w:p>
            </w:tc>
          </w:sdtContent>
        </w:sdt>
        <w:sdt>
          <w:sdtPr>
            <w:rPr>
              <w:rFonts w:eastAsia="Times New Roman" w:cs="Arial"/>
            </w:rPr>
            <w:alias w:val="Doelgroep"/>
            <w:tag w:val="Doelgroep"/>
            <w:id w:val="425395407"/>
            <w:placeholder>
              <w:docPart w:val="529963D303D04612B41C1198FAD2CC9E"/>
            </w:placeholder>
            <w15:color w:val="000000"/>
            <w:text w:multiLine="1"/>
          </w:sdtPr>
          <w:sdtContent>
            <w:tc>
              <w:tcPr>
                <w:tcW w:w="7655" w:type="dxa"/>
                <w:gridSpan w:val="2"/>
                <w:tcBorders>
                  <w:bottom w:val="nil"/>
                </w:tcBorders>
                <w:tcMar>
                  <w:top w:w="142" w:type="dxa"/>
                  <w:left w:w="142" w:type="dxa"/>
                  <w:bottom w:w="142" w:type="dxa"/>
                  <w:right w:w="142" w:type="dxa"/>
                </w:tcMar>
              </w:tcPr>
              <w:p w14:paraId="239F51C4" w14:textId="7144EA9A" w:rsidR="005050A6" w:rsidRPr="005050A6" w:rsidRDefault="2CEDB88D" w:rsidP="00BC38D0">
                <w:pPr>
                  <w:tabs>
                    <w:tab w:val="left" w:pos="4975"/>
                  </w:tabs>
                  <w:jc w:val="right"/>
                </w:pPr>
                <w:r w:rsidRPr="0420141B">
                  <w:rPr>
                    <w:rFonts w:eastAsia="Times New Roman" w:cs="Arial"/>
                  </w:rPr>
                  <w:t xml:space="preserve">De applicatie is bedoeld voor klanten van </w:t>
                </w:r>
                <w:proofErr w:type="spellStart"/>
                <w:r w:rsidRPr="0420141B">
                  <w:rPr>
                    <w:rFonts w:eastAsia="Times New Roman" w:cs="Arial"/>
                  </w:rPr>
                  <w:t>Good</w:t>
                </w:r>
                <w:proofErr w:type="spellEnd"/>
                <w:r w:rsidRPr="0420141B">
                  <w:rPr>
                    <w:rFonts w:eastAsia="Times New Roman" w:cs="Arial"/>
                  </w:rPr>
                  <w:t xml:space="preserve"> </w:t>
                </w:r>
                <w:proofErr w:type="spellStart"/>
                <w:r w:rsidRPr="0420141B">
                  <w:rPr>
                    <w:rFonts w:eastAsia="Times New Roman" w:cs="Arial"/>
                  </w:rPr>
                  <w:t>ol</w:t>
                </w:r>
                <w:proofErr w:type="spellEnd"/>
                <w:r w:rsidRPr="0420141B">
                  <w:rPr>
                    <w:rFonts w:eastAsia="Times New Roman" w:cs="Arial"/>
                  </w:rPr>
                  <w:t xml:space="preserve">’ Games die hun reviews </w:t>
                </w:r>
                <w:r w:rsidR="028AB87E" w:rsidRPr="0420141B">
                  <w:rPr>
                    <w:rFonts w:eastAsia="Times New Roman" w:cs="Arial"/>
                  </w:rPr>
                  <w:t>daa</w:t>
                </w:r>
                <w:r w:rsidRPr="0420141B">
                  <w:rPr>
                    <w:rFonts w:eastAsia="Times New Roman" w:cs="Arial"/>
                  </w:rPr>
                  <w:t xml:space="preserve">r achter kunnen laten. </w:t>
                </w:r>
                <w:r w:rsidR="001130FC">
                  <w:br/>
                </w:r>
                <w:r w:rsidR="001130FC">
                  <w:br/>
                </w:r>
                <w:r w:rsidRPr="0420141B">
                  <w:rPr>
                    <w:rFonts w:eastAsia="Times New Roman" w:cs="Arial"/>
                  </w:rPr>
                  <w:t>De eigenaar moet data in kunnen zien die af te leiden zijn van de achtergelaten reviews.</w:t>
                </w:r>
              </w:p>
            </w:tc>
          </w:sdtContent>
        </w:sdt>
      </w:tr>
      <w:tr w:rsidR="00324079" w14:paraId="32E0F2F5" w14:textId="77777777" w:rsidTr="005F42AF">
        <w:trPr>
          <w:trHeight w:val="1629"/>
        </w:trPr>
        <w:tc>
          <w:tcPr>
            <w:tcW w:w="4306" w:type="dxa"/>
            <w:tcBorders>
              <w:top w:val="nil"/>
              <w:bottom w:val="single" w:sz="4" w:space="0" w:color="auto"/>
            </w:tcBorders>
            <w:tcMar>
              <w:top w:w="142" w:type="dxa"/>
              <w:left w:w="142" w:type="dxa"/>
              <w:bottom w:w="142" w:type="dxa"/>
              <w:right w:w="142" w:type="dxa"/>
            </w:tcMar>
          </w:tcPr>
          <w:p w14:paraId="2D3A8B3B" w14:textId="77777777" w:rsidR="00324079" w:rsidRDefault="00324079"/>
        </w:tc>
        <w:tc>
          <w:tcPr>
            <w:tcW w:w="7681" w:type="dxa"/>
            <w:gridSpan w:val="2"/>
            <w:vMerge w:val="restart"/>
            <w:tcMar>
              <w:top w:w="142" w:type="dxa"/>
              <w:left w:w="142" w:type="dxa"/>
              <w:bottom w:w="142" w:type="dxa"/>
              <w:right w:w="142" w:type="dxa"/>
            </w:tcMar>
            <w:vAlign w:val="center"/>
          </w:tcPr>
          <w:p w14:paraId="4AE6F7F1" w14:textId="548B0120" w:rsidR="004559DD" w:rsidRDefault="004559DD" w:rsidP="004559DD">
            <w:pPr>
              <w:ind w:left="512" w:hanging="426"/>
              <w:rPr>
                <w:rFonts w:ascii="Gill Sans Nova Cond XBd" w:hAnsi="Gill Sans Nova Cond XBd" w:cstheme="minorHAnsi"/>
                <w:b/>
                <w:bCs/>
                <w:color w:val="9EA700"/>
              </w:rPr>
            </w:pPr>
          </w:p>
          <w:p w14:paraId="706A4F48" w14:textId="187D4717" w:rsidR="00324079" w:rsidRPr="005F42AF" w:rsidRDefault="007C2967" w:rsidP="007C2967">
            <w:pPr>
              <w:ind w:left="512" w:hanging="426"/>
            </w:pPr>
            <w:r w:rsidRPr="2E5B15E6">
              <w:rPr>
                <w:rFonts w:ascii="Gill Sans Nova Cond XBd" w:hAnsi="Gill Sans Nova Cond XBd"/>
                <w:color w:val="9EA700"/>
              </w:rPr>
              <w:t>Voor</w:t>
            </w:r>
            <w:r w:rsidR="00D06A16" w:rsidRPr="2E5B15E6">
              <w:t xml:space="preserve"> </w:t>
            </w:r>
            <w:sdt>
              <w:sdtPr>
                <w:rPr>
                  <w:rStyle w:val="MissionStatement"/>
                </w:rPr>
                <w:alias w:val="Klant"/>
                <w:tag w:val="Klant"/>
                <w:id w:val="1102222839"/>
                <w:placeholder>
                  <w:docPart w:val="CE6325DF562F4B7A8339E3F42CD872B3"/>
                </w:placeholder>
                <w15:color w:val="000000"/>
                <w:text/>
              </w:sdtPr>
              <w:sdtEndPr>
                <w:rPr>
                  <w:rStyle w:val="Standaardalinea-lettertype"/>
                  <w:color w:val="auto"/>
                </w:rPr>
              </w:sdtEndPr>
              <w:sdtContent>
                <w:proofErr w:type="spellStart"/>
                <w:r w:rsidR="77597CF2" w:rsidRPr="2E5B15E6">
                  <w:t>Good</w:t>
                </w:r>
                <w:proofErr w:type="spellEnd"/>
                <w:r w:rsidR="77597CF2" w:rsidRPr="2E5B15E6">
                  <w:t xml:space="preserve"> </w:t>
                </w:r>
                <w:proofErr w:type="spellStart"/>
                <w:r w:rsidR="77597CF2" w:rsidRPr="2E5B15E6">
                  <w:t>ol</w:t>
                </w:r>
                <w:proofErr w:type="spellEnd"/>
                <w:r w:rsidR="77597CF2" w:rsidRPr="2E5B15E6">
                  <w:t xml:space="preserve">' Games    </w:t>
                </w:r>
              </w:sdtContent>
            </w:sdt>
          </w:p>
          <w:p w14:paraId="35DE4F60" w14:textId="2E122D73" w:rsidR="00B42F9C" w:rsidRPr="005F42AF" w:rsidRDefault="00B42F9C" w:rsidP="007C2967">
            <w:pPr>
              <w:ind w:left="512" w:hanging="426"/>
              <w:rPr>
                <w:rFonts w:cstheme="minorHAnsi"/>
              </w:rPr>
            </w:pPr>
            <w:r w:rsidRPr="223B6AC9">
              <w:rPr>
                <w:rFonts w:ascii="Gill Sans Nova Cond XBd" w:hAnsi="Gill Sans Nova Cond XBd"/>
                <w:b/>
                <w:bCs/>
                <w:color w:val="9EA700"/>
              </w:rPr>
              <w:t>die</w:t>
            </w:r>
            <w:r w:rsidRPr="223B6AC9">
              <w:rPr>
                <w:b/>
                <w:bCs/>
              </w:rPr>
              <w:t xml:space="preserve"> </w:t>
            </w:r>
            <w:sdt>
              <w:sdtPr>
                <w:rPr>
                  <w:color w:val="000000" w:themeColor="text1"/>
                </w:rPr>
                <w:alias w:val="Eis, wens of kans"/>
                <w:tag w:val="Eis, wens of kans"/>
                <w:id w:val="-795595029"/>
                <w:placeholder>
                  <w:docPart w:val="1FB0E14C72B249658F212A7C39C3DB9B"/>
                </w:placeholder>
                <w15:color w:val="000000"/>
                <w:text/>
              </w:sdtPr>
              <w:sdtContent>
                <w:r w:rsidR="316F0A85" w:rsidRPr="00F863CA">
                  <w:t xml:space="preserve">een applicatie wil waarbij er reviews worden achter gelaten voor retro-games  </w:t>
                </w:r>
              </w:sdtContent>
            </w:sdt>
          </w:p>
          <w:p w14:paraId="1F203C16" w14:textId="75D6276C" w:rsidR="00B42F9C" w:rsidRPr="005F42AF" w:rsidRDefault="00B42F9C" w:rsidP="007C2967">
            <w:pPr>
              <w:ind w:left="512" w:hanging="426"/>
              <w:rPr>
                <w:rStyle w:val="MissionStatement"/>
                <w:rFonts w:cstheme="minorHAnsi"/>
              </w:rPr>
            </w:pPr>
            <w:r w:rsidRPr="2E5B15E6">
              <w:rPr>
                <w:rFonts w:ascii="Gill Sans Nova Cond XBd" w:hAnsi="Gill Sans Nova Cond XBd"/>
                <w:b/>
                <w:color w:val="9EA700"/>
              </w:rPr>
              <w:t>is</w:t>
            </w:r>
            <w:r w:rsidRPr="2E5B15E6">
              <w:rPr>
                <w:b/>
              </w:rPr>
              <w:t xml:space="preserve"> </w:t>
            </w:r>
            <w:sdt>
              <w:sdtPr>
                <w:rPr>
                  <w:color w:val="000000" w:themeColor="text1"/>
                </w:rPr>
                <w:alias w:val="Naam van het product"/>
                <w:tag w:val="Naam van het Product"/>
                <w:id w:val="1853302596"/>
                <w:placeholder>
                  <w:docPart w:val="052FC7583B8A442C8ECEF23564802845"/>
                </w:placeholder>
                <w15:color w:val="000000"/>
                <w:text/>
              </w:sdtPr>
              <w:sdtContent>
                <w:r w:rsidR="00052FBA">
                  <w:rPr>
                    <w:color w:val="000000" w:themeColor="text1"/>
                  </w:rPr>
                  <w:t xml:space="preserve">Ranking </w:t>
                </w:r>
                <w:proofErr w:type="spellStart"/>
                <w:r w:rsidR="00805662">
                  <w:rPr>
                    <w:color w:val="000000" w:themeColor="text1"/>
                  </w:rPr>
                  <w:t>Good</w:t>
                </w:r>
                <w:proofErr w:type="spellEnd"/>
                <w:r w:rsidR="00805662">
                  <w:rPr>
                    <w:color w:val="000000" w:themeColor="text1"/>
                  </w:rPr>
                  <w:t xml:space="preserve"> </w:t>
                </w:r>
                <w:proofErr w:type="spellStart"/>
                <w:r w:rsidR="00805662">
                  <w:rPr>
                    <w:color w:val="000000" w:themeColor="text1"/>
                  </w:rPr>
                  <w:t>ol</w:t>
                </w:r>
                <w:proofErr w:type="spellEnd"/>
                <w:r w:rsidR="00805662">
                  <w:rPr>
                    <w:color w:val="000000" w:themeColor="text1"/>
                  </w:rPr>
                  <w:t>’ Games</w:t>
                </w:r>
              </w:sdtContent>
            </w:sdt>
          </w:p>
          <w:p w14:paraId="65550A9B" w14:textId="7A81CCC5" w:rsidR="00DA278F" w:rsidRPr="005F42AF" w:rsidRDefault="00DA278F" w:rsidP="007C2967">
            <w:pPr>
              <w:ind w:left="512" w:hanging="426"/>
              <w:rPr>
                <w:rStyle w:val="MissionStatement"/>
                <w:rFonts w:cstheme="minorHAnsi"/>
              </w:rPr>
            </w:pPr>
            <w:r w:rsidRPr="2E5B15E6">
              <w:rPr>
                <w:rFonts w:ascii="Gill Sans Nova Cond XBd" w:hAnsi="Gill Sans Nova Cond XBd"/>
                <w:b/>
                <w:color w:val="9EA700"/>
              </w:rPr>
              <w:t>een</w:t>
            </w:r>
            <w:r w:rsidRPr="2E5B15E6">
              <w:rPr>
                <w:b/>
              </w:rPr>
              <w:t xml:space="preserve"> </w:t>
            </w:r>
            <w:sdt>
              <w:sdtPr>
                <w:rPr>
                  <w:color w:val="000000" w:themeColor="text1"/>
                </w:rPr>
                <w:alias w:val="Categorie"/>
                <w:tag w:val="Categorie"/>
                <w:id w:val="1728650499"/>
                <w:placeholder>
                  <w:docPart w:val="27B0A6FD24334AA99E75E96093D6142C"/>
                </w:placeholder>
                <w15:color w:val="000000"/>
                <w:text/>
              </w:sdtPr>
              <w:sdtContent>
                <w:r w:rsidR="00A05F34">
                  <w:rPr>
                    <w:color w:val="000000" w:themeColor="text1"/>
                  </w:rPr>
                  <w:t xml:space="preserve">terminal applicatie </w:t>
                </w:r>
              </w:sdtContent>
            </w:sdt>
          </w:p>
          <w:p w14:paraId="2621BBCB" w14:textId="4A22494A" w:rsidR="00DA278F" w:rsidRPr="005F42AF" w:rsidRDefault="00DA278F" w:rsidP="007C2967">
            <w:pPr>
              <w:ind w:left="512" w:hanging="426"/>
              <w:rPr>
                <w:rFonts w:cstheme="minorHAnsi"/>
              </w:rPr>
            </w:pPr>
            <w:r w:rsidRPr="00D14931">
              <w:rPr>
                <w:rFonts w:ascii="Gill Sans Nova Cond XBd" w:hAnsi="Gill Sans Nova Cond XBd" w:cstheme="minorHAnsi"/>
                <w:b/>
                <w:bCs/>
                <w:color w:val="9EA700"/>
              </w:rPr>
              <w:t>die</w:t>
            </w:r>
            <w:r w:rsidRPr="005F42AF">
              <w:rPr>
                <w:rFonts w:cstheme="minorHAnsi"/>
                <w:b/>
                <w:bCs/>
              </w:rPr>
              <w:t xml:space="preserve"> </w:t>
            </w:r>
            <w:sdt>
              <w:sdtPr>
                <w:rPr>
                  <w:rFonts w:cstheme="minorHAnsi"/>
                  <w:color w:val="000000" w:themeColor="text1"/>
                </w:rPr>
                <w:alias w:val="Voordeel"/>
                <w:tag w:val="Voordeel"/>
                <w:id w:val="974489863"/>
                <w:placeholder>
                  <w:docPart w:val="44F333253CAD4339A55E5F4CF2058F25"/>
                </w:placeholder>
                <w15:color w:val="000000"/>
                <w:text/>
              </w:sdtPr>
              <w:sdtContent>
                <w:r w:rsidR="00C357E3">
                  <w:rPr>
                    <w:rFonts w:cstheme="minorHAnsi"/>
                    <w:color w:val="000000" w:themeColor="text1"/>
                  </w:rPr>
                  <w:t>de games</w:t>
                </w:r>
                <w:r w:rsidR="0065426F">
                  <w:rPr>
                    <w:rFonts w:cstheme="minorHAnsi"/>
                    <w:color w:val="000000" w:themeColor="text1"/>
                  </w:rPr>
                  <w:t xml:space="preserve"> </w:t>
                </w:r>
                <w:r w:rsidR="00E4783B">
                  <w:rPr>
                    <w:rFonts w:cstheme="minorHAnsi"/>
                    <w:color w:val="000000" w:themeColor="text1"/>
                  </w:rPr>
                  <w:t>rangschikt op basis van de reviews waarbij</w:t>
                </w:r>
                <w:r w:rsidR="003B04CF">
                  <w:rPr>
                    <w:rFonts w:cstheme="minorHAnsi"/>
                    <w:color w:val="000000" w:themeColor="text1"/>
                  </w:rPr>
                  <w:t xml:space="preserve"> er een beoordeling wordt meegegeven.</w:t>
                </w:r>
              </w:sdtContent>
            </w:sdt>
          </w:p>
          <w:p w14:paraId="1B86CB69" w14:textId="3BA32F60" w:rsidR="00DA278F" w:rsidRPr="005F42AF" w:rsidRDefault="0010404B" w:rsidP="007C2967">
            <w:pPr>
              <w:ind w:left="512" w:hanging="426"/>
              <w:rPr>
                <w:rFonts w:cstheme="minorHAnsi"/>
              </w:rPr>
            </w:pPr>
            <w:r w:rsidRPr="00D14931">
              <w:rPr>
                <w:rFonts w:ascii="Gill Sans Nova Cond XBd" w:hAnsi="Gill Sans Nova Cond XBd" w:cstheme="minorHAnsi"/>
                <w:b/>
                <w:bCs/>
                <w:color w:val="9EA700"/>
              </w:rPr>
              <w:t xml:space="preserve">dit </w:t>
            </w:r>
            <w:r w:rsidR="00DA278F" w:rsidRPr="00D14931">
              <w:rPr>
                <w:rFonts w:ascii="Gill Sans Nova Cond XBd" w:hAnsi="Gill Sans Nova Cond XBd" w:cstheme="minorHAnsi"/>
                <w:b/>
                <w:bCs/>
                <w:color w:val="9EA700"/>
              </w:rPr>
              <w:t>in tegenstelling tot</w:t>
            </w:r>
            <w:r w:rsidR="00DA278F" w:rsidRPr="005F42AF">
              <w:rPr>
                <w:rFonts w:cstheme="minorHAnsi"/>
                <w:b/>
                <w:bCs/>
              </w:rPr>
              <w:t xml:space="preserve"> </w:t>
            </w:r>
            <w:sdt>
              <w:sdtPr>
                <w:rPr>
                  <w:rFonts w:cstheme="minorHAnsi"/>
                  <w:color w:val="000000" w:themeColor="text1"/>
                </w:rPr>
                <w:alias w:val="Alternatief"/>
                <w:tag w:val="Alternatief"/>
                <w:id w:val="1714522"/>
                <w:placeholder>
                  <w:docPart w:val="50B19DE39E9B40E39FF45C048810BCBC"/>
                </w:placeholder>
                <w15:color w:val="000000"/>
                <w:text/>
              </w:sdtPr>
              <w:sdtContent>
                <w:r w:rsidR="002D5705">
                  <w:rPr>
                    <w:rFonts w:cstheme="minorHAnsi"/>
                    <w:color w:val="000000" w:themeColor="text1"/>
                  </w:rPr>
                  <w:t>h</w:t>
                </w:r>
                <w:r w:rsidR="00014B72">
                  <w:rPr>
                    <w:rFonts w:cstheme="minorHAnsi"/>
                    <w:color w:val="000000" w:themeColor="text1"/>
                  </w:rPr>
                  <w:t xml:space="preserve">et huidige manier waarbij ze niet weten welke games er populair </w:t>
                </w:r>
                <w:r w:rsidR="006B3723">
                  <w:rPr>
                    <w:rFonts w:cstheme="minorHAnsi"/>
                    <w:color w:val="000000" w:themeColor="text1"/>
                  </w:rPr>
                  <w:t xml:space="preserve">zijn en welke </w:t>
                </w:r>
                <w:r w:rsidR="00014B72">
                  <w:rPr>
                    <w:rFonts w:cstheme="minorHAnsi"/>
                    <w:color w:val="000000" w:themeColor="text1"/>
                  </w:rPr>
                  <w:t>niet</w:t>
                </w:r>
              </w:sdtContent>
            </w:sdt>
            <w:r w:rsidR="005F42AF" w:rsidRPr="005F42AF">
              <w:rPr>
                <w:rFonts w:cstheme="minorHAnsi"/>
              </w:rPr>
              <w:t>.</w:t>
            </w:r>
          </w:p>
          <w:p w14:paraId="164B735A" w14:textId="3AD5CB14" w:rsidR="00DA278F" w:rsidRPr="00B42F9C" w:rsidRDefault="005F42AF" w:rsidP="007C2967">
            <w:pPr>
              <w:ind w:left="512" w:hanging="426"/>
              <w:rPr>
                <w:b/>
                <w:bCs/>
              </w:rPr>
            </w:pPr>
            <w:r w:rsidRPr="00D14931">
              <w:rPr>
                <w:rFonts w:ascii="Gill Sans Nova Cond XBd" w:hAnsi="Gill Sans Nova Cond XBd" w:cstheme="minorHAnsi"/>
                <w:b/>
                <w:bCs/>
                <w:color w:val="9EA700"/>
              </w:rPr>
              <w:t>Ons product</w:t>
            </w:r>
            <w:r w:rsidRPr="005F42AF">
              <w:rPr>
                <w:rFonts w:cstheme="minorHAnsi"/>
                <w:b/>
                <w:bCs/>
              </w:rPr>
              <w:t xml:space="preserve"> </w:t>
            </w:r>
            <w:sdt>
              <w:sdtPr>
                <w:rPr>
                  <w:rFonts w:ascii="Calibri" w:hAnsi="Calibri" w:cs="Calibri"/>
                  <w:color w:val="000000"/>
                  <w:shd w:val="clear" w:color="auto" w:fill="FFFFFF"/>
                </w:rPr>
                <w:alias w:val="Afwijking"/>
                <w:tag w:val="Afwijking"/>
                <w:id w:val="-339779671"/>
                <w:placeholder>
                  <w:docPart w:val="ABCD89401D5E48C485D56B7542E8771B"/>
                </w:placeholder>
                <w15:color w:val="000000"/>
                <w:text/>
              </w:sdtPr>
              <w:sdtContent>
                <w:r w:rsidR="001B2E00" w:rsidRPr="001B2E00">
                  <w:rPr>
                    <w:rFonts w:ascii="Calibri" w:hAnsi="Calibri" w:cs="Calibri"/>
                    <w:color w:val="000000"/>
                    <w:shd w:val="clear" w:color="auto" w:fill="FFFFFF"/>
                  </w:rPr>
                  <w:t xml:space="preserve">​is een applicatie waarbij kortingen of hogere prijzen aan games van </w:t>
                </w:r>
                <w:proofErr w:type="spellStart"/>
                <w:r w:rsidR="001B2E00" w:rsidRPr="001B2E00">
                  <w:rPr>
                    <w:rFonts w:ascii="Calibri" w:hAnsi="Calibri" w:cs="Calibri"/>
                    <w:color w:val="000000"/>
                    <w:shd w:val="clear" w:color="auto" w:fill="FFFFFF"/>
                  </w:rPr>
                  <w:t>Good</w:t>
                </w:r>
                <w:proofErr w:type="spellEnd"/>
                <w:r w:rsidR="001B2E00" w:rsidRPr="001B2E00">
                  <w:rPr>
                    <w:rFonts w:ascii="Calibri" w:hAnsi="Calibri" w:cs="Calibri"/>
                    <w:color w:val="000000"/>
                    <w:shd w:val="clear" w:color="auto" w:fill="FFFFFF"/>
                  </w:rPr>
                  <w:t xml:space="preserve"> </w:t>
                </w:r>
                <w:proofErr w:type="spellStart"/>
                <w:r w:rsidR="001B2E00" w:rsidRPr="001B2E00">
                  <w:rPr>
                    <w:rFonts w:ascii="Calibri" w:hAnsi="Calibri" w:cs="Calibri"/>
                    <w:color w:val="000000"/>
                    <w:shd w:val="clear" w:color="auto" w:fill="FFFFFF"/>
                  </w:rPr>
                  <w:t>ol</w:t>
                </w:r>
                <w:proofErr w:type="spellEnd"/>
                <w:r w:rsidR="001B2E00" w:rsidRPr="001B2E00">
                  <w:rPr>
                    <w:rFonts w:ascii="Calibri" w:hAnsi="Calibri" w:cs="Calibri"/>
                    <w:color w:val="000000"/>
                    <w:shd w:val="clear" w:color="auto" w:fill="FFFFFF"/>
                  </w:rPr>
                  <w:t>' Games worden gekoppeld op basis van gebruikersreviews​</w:t>
                </w:r>
              </w:sdtContent>
            </w:sdt>
            <w:r w:rsidR="0010404B">
              <w:rPr>
                <w:rFonts w:cstheme="minorHAnsi"/>
                <w:color w:val="000000" w:themeColor="text1"/>
              </w:rPr>
              <w:t>.</w:t>
            </w:r>
          </w:p>
        </w:tc>
        <w:tc>
          <w:tcPr>
            <w:tcW w:w="3743" w:type="dxa"/>
            <w:tcBorders>
              <w:top w:val="nil"/>
              <w:bottom w:val="single" w:sz="4" w:space="0" w:color="auto"/>
            </w:tcBorders>
            <w:tcMar>
              <w:top w:w="142" w:type="dxa"/>
              <w:left w:w="142" w:type="dxa"/>
              <w:bottom w:w="142" w:type="dxa"/>
              <w:right w:w="142" w:type="dxa"/>
            </w:tcMar>
          </w:tcPr>
          <w:p w14:paraId="7F6DD067" w14:textId="276D7552" w:rsidR="00324079" w:rsidRDefault="00324079"/>
        </w:tc>
      </w:tr>
      <w:tr w:rsidR="00324079" w14:paraId="789AD406" w14:textId="77777777" w:rsidTr="2E5B15E6">
        <w:trPr>
          <w:trHeight w:hRule="exact" w:val="1701"/>
        </w:trPr>
        <w:tc>
          <w:tcPr>
            <w:tcW w:w="4306" w:type="dxa"/>
            <w:tcBorders>
              <w:bottom w:val="nil"/>
            </w:tcBorders>
            <w:tcMar>
              <w:top w:w="142" w:type="dxa"/>
              <w:left w:w="142" w:type="dxa"/>
              <w:bottom w:w="142" w:type="dxa"/>
              <w:right w:w="142" w:type="dxa"/>
            </w:tcMar>
          </w:tcPr>
          <w:p w14:paraId="3CE1B2CD" w14:textId="1AA3F503" w:rsidR="00AF4DAE" w:rsidRPr="00AF4DAE" w:rsidRDefault="00AF4DAE" w:rsidP="0038161C"/>
        </w:tc>
        <w:tc>
          <w:tcPr>
            <w:tcW w:w="7681" w:type="dxa"/>
            <w:gridSpan w:val="2"/>
            <w:vMerge/>
            <w:tcMar>
              <w:top w:w="142" w:type="dxa"/>
              <w:left w:w="142" w:type="dxa"/>
              <w:bottom w:w="142" w:type="dxa"/>
              <w:right w:w="142" w:type="dxa"/>
            </w:tcMar>
          </w:tcPr>
          <w:p w14:paraId="2F1A8502" w14:textId="77777777" w:rsidR="00324079" w:rsidRDefault="00324079"/>
        </w:tc>
        <w:tc>
          <w:tcPr>
            <w:tcW w:w="3743" w:type="dxa"/>
            <w:tcBorders>
              <w:bottom w:val="nil"/>
            </w:tcBorders>
            <w:tcMar>
              <w:top w:w="142" w:type="dxa"/>
              <w:left w:w="142" w:type="dxa"/>
              <w:bottom w:w="142" w:type="dxa"/>
              <w:right w:w="142" w:type="dxa"/>
            </w:tcMar>
          </w:tcPr>
          <w:p w14:paraId="3290D07B" w14:textId="7B6DC313" w:rsidR="00324079" w:rsidRDefault="00324079"/>
        </w:tc>
      </w:tr>
      <w:tr w:rsidR="002268C1" w14:paraId="6F7F535E" w14:textId="77777777" w:rsidTr="00E037B7">
        <w:trPr>
          <w:trHeight w:hRule="exact" w:val="3289"/>
        </w:trPr>
        <w:tc>
          <w:tcPr>
            <w:tcW w:w="8075" w:type="dxa"/>
            <w:gridSpan w:val="2"/>
            <w:tcBorders>
              <w:top w:val="nil"/>
            </w:tcBorders>
            <w:tcMar>
              <w:top w:w="142" w:type="dxa"/>
              <w:left w:w="142" w:type="dxa"/>
              <w:bottom w:w="142" w:type="dxa"/>
              <w:right w:w="142" w:type="dxa"/>
            </w:tcMar>
          </w:tcPr>
          <w:p w14:paraId="2CDFFA97" w14:textId="711FFAC9" w:rsidR="00B45627" w:rsidRPr="00D14931" w:rsidRDefault="008346AE" w:rsidP="0A1BCB0F">
            <w:r w:rsidRPr="0A1BCB0F">
              <w:rPr>
                <w:rStyle w:val="Tekstvantijdelijkeaanduiding"/>
              </w:rPr>
              <w:t>&lt;product&gt;</w:t>
            </w:r>
          </w:p>
          <w:p w14:paraId="2DDBB2A4" w14:textId="15ABAC09" w:rsidR="00B45627" w:rsidRPr="00D14931" w:rsidRDefault="00561219" w:rsidP="008346AE">
            <w:pPr>
              <w:rPr>
                <w:rFonts w:ascii="Calibri" w:hAnsi="Calibri" w:cs="Calibri"/>
                <w:color w:val="000000" w:themeColor="text1"/>
              </w:rPr>
            </w:pPr>
            <w:sdt>
              <w:sdtPr>
                <w:rPr>
                  <w:rFonts w:ascii="Calibri" w:hAnsi="Calibri" w:cs="Calibri"/>
                  <w:color w:val="000000"/>
                  <w:shd w:val="clear" w:color="auto" w:fill="FFFFFF"/>
                </w:rPr>
                <w:alias w:val="Product"/>
                <w:tag w:val="Product"/>
                <w:id w:val="-787971189"/>
                <w:placeholder>
                  <w:docPart w:val="EE5D84832BB14D809C4270DFCD8B8EE0"/>
                </w:placeholder>
                <w15:color w:val="000000"/>
                <w:text w:multiLine="1"/>
              </w:sdtPr>
              <w:sdtEndPr>
                <w:rPr>
                  <w:color w:val="000000" w:themeColor="text1"/>
                </w:rPr>
              </w:sdtEndPr>
              <w:sdtContent>
                <w:r w:rsidR="00F863CA" w:rsidRPr="00F863CA">
                  <w:rPr>
                    <w:rFonts w:ascii="Calibri" w:hAnsi="Calibri" w:cs="Calibri"/>
                    <w:color w:val="000000"/>
                    <w:shd w:val="clear" w:color="auto" w:fill="FFFFFF"/>
                  </w:rPr>
                  <w:t xml:space="preserve">​Het product zal succesvol worden als het ervoor zorgt dat </w:t>
                </w:r>
                <w:proofErr w:type="spellStart"/>
                <w:r w:rsidR="00F863CA" w:rsidRPr="00F863CA">
                  <w:rPr>
                    <w:rFonts w:ascii="Calibri" w:hAnsi="Calibri" w:cs="Calibri"/>
                    <w:color w:val="000000"/>
                    <w:shd w:val="clear" w:color="auto" w:fill="FFFFFF"/>
                  </w:rPr>
                  <w:t>Good</w:t>
                </w:r>
                <w:proofErr w:type="spellEnd"/>
                <w:r w:rsidR="00F863CA" w:rsidRPr="00F863CA">
                  <w:rPr>
                    <w:rFonts w:ascii="Calibri" w:hAnsi="Calibri" w:cs="Calibri"/>
                    <w:color w:val="000000"/>
                    <w:shd w:val="clear" w:color="auto" w:fill="FFFFFF"/>
                  </w:rPr>
                  <w:t xml:space="preserve"> </w:t>
                </w:r>
                <w:proofErr w:type="spellStart"/>
                <w:r w:rsidR="00F863CA" w:rsidRPr="00F863CA">
                  <w:rPr>
                    <w:rFonts w:ascii="Calibri" w:hAnsi="Calibri" w:cs="Calibri"/>
                    <w:color w:val="000000"/>
                    <w:shd w:val="clear" w:color="auto" w:fill="FFFFFF"/>
                  </w:rPr>
                  <w:t>ol</w:t>
                </w:r>
                <w:proofErr w:type="spellEnd"/>
                <w:r w:rsidR="00F863CA" w:rsidRPr="00F863CA">
                  <w:rPr>
                    <w:rFonts w:ascii="Calibri" w:hAnsi="Calibri" w:cs="Calibri"/>
                    <w:color w:val="000000"/>
                    <w:shd w:val="clear" w:color="auto" w:fill="FFFFFF"/>
                  </w:rPr>
                  <w:t>' Games op basis van reviews</w:t>
                </w:r>
                <w:r w:rsidR="003926FB">
                  <w:rPr>
                    <w:rFonts w:ascii="Calibri" w:hAnsi="Calibri" w:cs="Calibri"/>
                    <w:color w:val="000000"/>
                    <w:shd w:val="clear" w:color="auto" w:fill="FFFFFF"/>
                  </w:rPr>
                  <w:t>,</w:t>
                </w:r>
                <w:r w:rsidR="00F863CA" w:rsidRPr="00F863CA">
                  <w:rPr>
                    <w:rFonts w:ascii="Calibri" w:hAnsi="Calibri" w:cs="Calibri"/>
                    <w:color w:val="000000"/>
                    <w:shd w:val="clear" w:color="auto" w:fill="FFFFFF"/>
                  </w:rPr>
                  <w:t xml:space="preserve"> kortingen of hogere prijzen kan koppelen aan hun games. Daarvoor zijn er een aantal belangrijke punten</w:t>
                </w:r>
                <w:r w:rsidR="002E45FD">
                  <w:rPr>
                    <w:rFonts w:ascii="Calibri" w:hAnsi="Calibri" w:cs="Calibri"/>
                    <w:color w:val="000000"/>
                    <w:shd w:val="clear" w:color="auto" w:fill="FFFFFF"/>
                  </w:rPr>
                  <w:t xml:space="preserve"> (algemeen beschreven)</w:t>
                </w:r>
                <w:r w:rsidR="00F863CA" w:rsidRPr="00F863CA">
                  <w:rPr>
                    <w:rFonts w:ascii="Calibri" w:hAnsi="Calibri" w:cs="Calibri"/>
                    <w:color w:val="000000"/>
                    <w:shd w:val="clear" w:color="auto" w:fill="FFFFFF"/>
                  </w:rPr>
                  <w:t xml:space="preserve"> die verwerkt moeten worden in de applicatie: </w:t>
                </w:r>
                <w:r w:rsidR="007E6A7D">
                  <w:rPr>
                    <w:rFonts w:ascii="Calibri" w:hAnsi="Calibri" w:cs="Calibri"/>
                    <w:color w:val="000000"/>
                    <w:shd w:val="clear" w:color="auto" w:fill="FFFFFF"/>
                  </w:rPr>
                  <w:br/>
                  <w:t>-</w:t>
                </w:r>
                <w:r w:rsidR="008A7490">
                  <w:rPr>
                    <w:rFonts w:ascii="Calibri" w:hAnsi="Calibri" w:cs="Calibri"/>
                    <w:color w:val="000000"/>
                    <w:shd w:val="clear" w:color="auto" w:fill="FFFFFF"/>
                  </w:rPr>
                  <w:t xml:space="preserve"> Er moet een mogelijkheid zijn waarbij er reviews worden achtergelaten </w:t>
                </w:r>
                <w:r w:rsidR="00EF5232">
                  <w:rPr>
                    <w:rFonts w:ascii="Calibri" w:hAnsi="Calibri" w:cs="Calibri"/>
                    <w:color w:val="000000"/>
                    <w:shd w:val="clear" w:color="auto" w:fill="FFFFFF"/>
                  </w:rPr>
                  <w:t xml:space="preserve">met </w:t>
                </w:r>
                <w:r w:rsidR="008D6DD5">
                  <w:rPr>
                    <w:rFonts w:ascii="Calibri" w:hAnsi="Calibri" w:cs="Calibri"/>
                    <w:color w:val="000000"/>
                    <w:shd w:val="clear" w:color="auto" w:fill="FFFFFF"/>
                  </w:rPr>
                  <w:t>een beoordeling</w:t>
                </w:r>
                <w:r w:rsidR="00A30466">
                  <w:rPr>
                    <w:rFonts w:ascii="Calibri" w:hAnsi="Calibri" w:cs="Calibri"/>
                    <w:color w:val="000000"/>
                    <w:shd w:val="clear" w:color="auto" w:fill="FFFFFF"/>
                  </w:rPr>
                  <w:t xml:space="preserve">. </w:t>
                </w:r>
                <w:r w:rsidR="001B5841">
                  <w:rPr>
                    <w:rFonts w:ascii="Calibri" w:hAnsi="Calibri" w:cs="Calibri"/>
                    <w:color w:val="000000"/>
                    <w:shd w:val="clear" w:color="auto" w:fill="FFFFFF"/>
                  </w:rPr>
                  <w:t xml:space="preserve">Er moet ook een mogelijkheid zijn </w:t>
                </w:r>
                <w:r w:rsidR="00FF7612">
                  <w:rPr>
                    <w:rFonts w:ascii="Calibri" w:hAnsi="Calibri" w:cs="Calibri"/>
                    <w:color w:val="000000"/>
                    <w:shd w:val="clear" w:color="auto" w:fill="FFFFFF"/>
                  </w:rPr>
                  <w:t>waarbij de klant na het invullen van</w:t>
                </w:r>
                <w:r w:rsidR="00F863CA" w:rsidRPr="00F863CA">
                  <w:rPr>
                    <w:rFonts w:ascii="Calibri" w:hAnsi="Calibri" w:cs="Calibri"/>
                    <w:color w:val="000000"/>
                    <w:shd w:val="clear" w:color="auto" w:fill="FFFFFF"/>
                  </w:rPr>
                  <w:t xml:space="preserve"> </w:t>
                </w:r>
                <w:r w:rsidR="00A30466">
                  <w:rPr>
                    <w:rFonts w:ascii="Calibri" w:hAnsi="Calibri" w:cs="Calibri"/>
                    <w:color w:val="000000"/>
                    <w:shd w:val="clear" w:color="auto" w:fill="FFFFFF"/>
                  </w:rPr>
                  <w:t>een review een enquête kan invullen</w:t>
                </w:r>
                <w:r w:rsidR="00F62D4B">
                  <w:rPr>
                    <w:rFonts w:ascii="Calibri" w:hAnsi="Calibri" w:cs="Calibri"/>
                    <w:color w:val="000000"/>
                    <w:shd w:val="clear" w:color="auto" w:fill="FFFFFF"/>
                  </w:rPr>
                  <w:t xml:space="preserve">. </w:t>
                </w:r>
                <w:r w:rsidR="0071687A">
                  <w:rPr>
                    <w:rFonts w:ascii="Calibri" w:hAnsi="Calibri" w:cs="Calibri"/>
                    <w:color w:val="000000"/>
                    <w:shd w:val="clear" w:color="auto" w:fill="FFFFFF"/>
                  </w:rPr>
                  <w:t xml:space="preserve">Er dient een scherm te zijn waarbij </w:t>
                </w:r>
                <w:r w:rsidR="00F62D4B">
                  <w:rPr>
                    <w:rFonts w:ascii="Calibri" w:hAnsi="Calibri" w:cs="Calibri"/>
                    <w:color w:val="000000"/>
                    <w:shd w:val="clear" w:color="auto" w:fill="FFFFFF"/>
                  </w:rPr>
                  <w:t xml:space="preserve"> </w:t>
                </w:r>
              </w:sdtContent>
            </w:sdt>
          </w:p>
        </w:tc>
        <w:tc>
          <w:tcPr>
            <w:tcW w:w="7655" w:type="dxa"/>
            <w:gridSpan w:val="2"/>
            <w:tcBorders>
              <w:top w:val="nil"/>
            </w:tcBorders>
            <w:tcMar>
              <w:top w:w="142" w:type="dxa"/>
              <w:left w:w="142" w:type="dxa"/>
              <w:bottom w:w="142" w:type="dxa"/>
              <w:right w:w="142" w:type="dxa"/>
            </w:tcMar>
          </w:tcPr>
          <w:p w14:paraId="2120E737" w14:textId="78177805" w:rsidR="00E037B7" w:rsidRPr="00E037B7" w:rsidRDefault="00561219" w:rsidP="0D022A29">
            <w:pPr>
              <w:jc w:val="right"/>
            </w:pPr>
            <w:sdt>
              <w:sdtPr>
                <w:alias w:val="Waarde"/>
                <w:tag w:val="Waarde"/>
                <w:id w:val="-111904363"/>
                <w:placeholder>
                  <w:docPart w:val="14393D805D184F6DBAC93F5219EE3106"/>
                </w:placeholder>
                <w:showingPlcHdr/>
                <w15:color w:val="000000"/>
                <w:text/>
              </w:sdtPr>
              <w:sdtContent>
                <w:r w:rsidR="00120128" w:rsidRPr="0D022A29">
                  <w:rPr>
                    <w:rStyle w:val="Tekstvantijdelijkeaanduiding"/>
                  </w:rPr>
                  <w:t>&lt;waarde&gt;</w:t>
                </w:r>
              </w:sdtContent>
            </w:sdt>
          </w:p>
          <w:p w14:paraId="3D3C4F5C" w14:textId="7123941B" w:rsidR="00E037B7" w:rsidRPr="00FC5393" w:rsidRDefault="78E854D6" w:rsidP="0D022A29">
            <w:pPr>
              <w:rPr>
                <w:rFonts w:eastAsia="Helvetica Neue" w:cstheme="minorHAnsi"/>
                <w:color w:val="000000" w:themeColor="text1"/>
              </w:rPr>
            </w:pPr>
            <w:r w:rsidRPr="00FC5393">
              <w:rPr>
                <w:rFonts w:eastAsia="Helvetica Neue" w:cstheme="minorHAnsi"/>
                <w:color w:val="000000" w:themeColor="text1"/>
              </w:rPr>
              <w:t xml:space="preserve">Het product heeft de opdrachtgever een inzicht over de reviews van de games die hij verkoopt en laat hem de prijzen aanpassen op basis van de reviews. </w:t>
            </w:r>
          </w:p>
          <w:p w14:paraId="7927F9F7" w14:textId="528279C0" w:rsidR="00E037B7" w:rsidRPr="00FC5393" w:rsidRDefault="78E854D6" w:rsidP="0D022A29">
            <w:pPr>
              <w:rPr>
                <w:rFonts w:eastAsia="Helvetica Neue" w:cstheme="minorHAnsi"/>
                <w:color w:val="000000" w:themeColor="text1"/>
              </w:rPr>
            </w:pPr>
            <w:r w:rsidRPr="00FC5393">
              <w:rPr>
                <w:rFonts w:eastAsia="Helvetica Neue" w:cstheme="minorHAnsi"/>
                <w:color w:val="000000" w:themeColor="text1"/>
              </w:rPr>
              <w:t>Hiermee kan de opdrachtgever korting geven voor games met goed reviews waardoor hij meer van die games kan verkopen.</w:t>
            </w:r>
          </w:p>
          <w:p w14:paraId="3553157E" w14:textId="5ECB20A0" w:rsidR="00E037B7" w:rsidRPr="00E037B7" w:rsidRDefault="00E037B7" w:rsidP="00E037B7"/>
          <w:p w14:paraId="0BEA5C0C" w14:textId="77777777" w:rsidR="00E037B7" w:rsidRPr="00E037B7" w:rsidRDefault="00E037B7" w:rsidP="00E037B7"/>
          <w:p w14:paraId="1A05B041" w14:textId="77777777" w:rsidR="00E037B7" w:rsidRPr="00E037B7" w:rsidRDefault="00E037B7" w:rsidP="00E037B7"/>
          <w:p w14:paraId="3B2A8116" w14:textId="77777777" w:rsidR="00E037B7" w:rsidRPr="00E037B7" w:rsidRDefault="00E037B7" w:rsidP="00E037B7"/>
          <w:p w14:paraId="67027B21" w14:textId="77777777" w:rsidR="00E037B7" w:rsidRPr="00E037B7" w:rsidRDefault="00E037B7" w:rsidP="00E037B7"/>
          <w:p w14:paraId="150A4931" w14:textId="77777777" w:rsidR="00E037B7" w:rsidRDefault="00E037B7" w:rsidP="00E037B7"/>
          <w:p w14:paraId="0061154E" w14:textId="77777777" w:rsidR="00E037B7" w:rsidRPr="00E037B7" w:rsidRDefault="00E037B7" w:rsidP="00E037B7"/>
          <w:p w14:paraId="32EDAE56" w14:textId="77777777" w:rsidR="00E037B7" w:rsidRPr="00E037B7" w:rsidRDefault="00E037B7" w:rsidP="00E037B7"/>
          <w:p w14:paraId="0ADC3D37" w14:textId="77777777" w:rsidR="00E037B7" w:rsidRDefault="00E037B7" w:rsidP="00E037B7"/>
          <w:p w14:paraId="6B607BEE" w14:textId="6345E12C" w:rsidR="00E037B7" w:rsidRPr="00E037B7" w:rsidRDefault="00E037B7" w:rsidP="00E037B7"/>
        </w:tc>
      </w:tr>
    </w:tbl>
    <w:p w14:paraId="73197223" w14:textId="77777777" w:rsidR="00E037B7" w:rsidRPr="00D14931" w:rsidRDefault="00E037B7" w:rsidP="00D14931">
      <w:pPr>
        <w:sectPr w:rsidR="00E037B7" w:rsidRPr="00D14931" w:rsidSect="00323E84">
          <w:headerReference w:type="default" r:id="rId12"/>
          <w:footerReference w:type="default" r:id="rId13"/>
          <w:pgSz w:w="16838" w:h="11906" w:orient="landscape"/>
          <w:pgMar w:top="567" w:right="536" w:bottom="568" w:left="567" w:header="426" w:footer="157" w:gutter="0"/>
          <w:cols w:space="708"/>
          <w:docGrid w:linePitch="360"/>
        </w:sectPr>
      </w:pPr>
    </w:p>
    <w:p w14:paraId="287831C1" w14:textId="7DE34461" w:rsidR="00EA2105" w:rsidRPr="00F45ECA" w:rsidRDefault="008E0F75" w:rsidP="00E7223C">
      <w:pPr>
        <w:jc w:val="center"/>
        <w:rPr>
          <w:rFonts w:cstheme="minorHAnsi"/>
          <w:b/>
          <w:bCs/>
          <w:sz w:val="28"/>
          <w:szCs w:val="28"/>
        </w:rPr>
      </w:pPr>
      <w:r w:rsidRPr="008E0F75">
        <w:rPr>
          <w:rFonts w:cstheme="minorHAnsi"/>
          <w:b/>
          <w:bCs/>
          <w:noProof/>
          <w:sz w:val="28"/>
          <w:szCs w:val="28"/>
          <w:lang w:eastAsia="nl-NL"/>
        </w:rPr>
        <w:lastRenderedPageBreak/>
        <w:drawing>
          <wp:inline distT="0" distB="0" distL="0" distR="0" wp14:anchorId="12C34995" wp14:editId="1D5D3564">
            <wp:extent cx="3740400" cy="374400"/>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40400" cy="374400"/>
                    </a:xfrm>
                    <a:prstGeom prst="rect">
                      <a:avLst/>
                    </a:prstGeom>
                  </pic:spPr>
                </pic:pic>
              </a:graphicData>
            </a:graphic>
          </wp:inline>
        </w:drawing>
      </w:r>
    </w:p>
    <w:tbl>
      <w:tblPr>
        <w:tblStyle w:val="Tabelraster"/>
        <w:tblW w:w="0" w:type="auto"/>
        <w:tblLook w:val="04A0" w:firstRow="1" w:lastRow="0" w:firstColumn="1" w:lastColumn="0" w:noHBand="0" w:noVBand="1"/>
      </w:tblPr>
      <w:tblGrid>
        <w:gridCol w:w="3114"/>
        <w:gridCol w:w="6231"/>
      </w:tblGrid>
      <w:tr w:rsidR="00DE1205" w:rsidRPr="00DE1205" w14:paraId="27B49A6C" w14:textId="77777777" w:rsidTr="00DE1205">
        <w:tc>
          <w:tcPr>
            <w:tcW w:w="3114" w:type="dxa"/>
          </w:tcPr>
          <w:p w14:paraId="59B8796B" w14:textId="620BFB1A" w:rsidR="00DE1205" w:rsidRPr="00DE1205" w:rsidRDefault="00DE1205" w:rsidP="00B5396C">
            <w:pPr>
              <w:rPr>
                <w:rFonts w:cstheme="minorHAnsi"/>
                <w:b/>
                <w:bCs/>
              </w:rPr>
            </w:pPr>
            <w:r w:rsidRPr="00DE1205">
              <w:rPr>
                <w:rFonts w:cstheme="minorHAnsi"/>
                <w:b/>
                <w:bCs/>
              </w:rPr>
              <w:t>Stakeholder of gebruiker</w:t>
            </w:r>
          </w:p>
        </w:tc>
        <w:tc>
          <w:tcPr>
            <w:tcW w:w="6231" w:type="dxa"/>
          </w:tcPr>
          <w:p w14:paraId="1516D34B" w14:textId="1190757F" w:rsidR="00DE1205" w:rsidRPr="00DE1205" w:rsidRDefault="00DE1205" w:rsidP="00B5396C">
            <w:pPr>
              <w:rPr>
                <w:rFonts w:cstheme="minorHAnsi"/>
                <w:b/>
                <w:bCs/>
              </w:rPr>
            </w:pPr>
            <w:r w:rsidRPr="00DE1205">
              <w:rPr>
                <w:rFonts w:cstheme="minorHAnsi"/>
                <w:b/>
                <w:bCs/>
              </w:rPr>
              <w:t>Behoefte</w:t>
            </w:r>
          </w:p>
        </w:tc>
      </w:tr>
      <w:sdt>
        <w:sdtPr>
          <w:rPr>
            <w:rFonts w:cstheme="minorHAnsi"/>
          </w:rPr>
          <w:id w:val="-1292353132"/>
          <w15:repeatingSection/>
        </w:sdtPr>
        <w:sdtContent>
          <w:sdt>
            <w:sdtPr>
              <w:rPr>
                <w:rFonts w:cstheme="minorHAnsi"/>
              </w:rPr>
              <w:id w:val="-131640727"/>
              <w:placeholder>
                <w:docPart w:val="DefaultPlaceholder_-1854013435"/>
              </w:placeholder>
              <w15:repeatingSectionItem/>
            </w:sdtPr>
            <w:sdtContent>
              <w:tr w:rsidR="00DE1205" w14:paraId="63730183" w14:textId="77777777" w:rsidTr="00DE1205">
                <w:sdt>
                  <w:sdtPr>
                    <w:rPr>
                      <w:rFonts w:cstheme="minorHAnsi"/>
                    </w:rPr>
                    <w:alias w:val="Stakeholder"/>
                    <w:tag w:val="Stakeholder"/>
                    <w:id w:val="-1829201941"/>
                    <w:placeholder>
                      <w:docPart w:val="3ACA3C803FB0427295B1823B79B3E029"/>
                    </w:placeholder>
                    <w:showingPlcHdr/>
                    <w15:color w:val="000000"/>
                    <w:text/>
                  </w:sdtPr>
                  <w:sdtContent>
                    <w:tc>
                      <w:tcPr>
                        <w:tcW w:w="3114" w:type="dxa"/>
                      </w:tcPr>
                      <w:p w14:paraId="5694E139" w14:textId="12D17F60" w:rsidR="00DE1205" w:rsidRDefault="008E7FB8" w:rsidP="00B5396C">
                        <w:pPr>
                          <w:rPr>
                            <w:rFonts w:cstheme="minorHAnsi"/>
                          </w:rPr>
                        </w:pPr>
                        <w:r w:rsidRPr="00F4162B">
                          <w:rPr>
                            <w:rStyle w:val="Tekstvantijdelijkeaanduiding"/>
                          </w:rPr>
                          <w:t>Klik of tik om tekst in te voeren.</w:t>
                        </w:r>
                      </w:p>
                    </w:tc>
                  </w:sdtContent>
                </w:sdt>
                <w:sdt>
                  <w:sdtPr>
                    <w:rPr>
                      <w:rFonts w:cstheme="minorHAnsi"/>
                    </w:rPr>
                    <w:alias w:val="Behoefte"/>
                    <w:tag w:val="Behoefte"/>
                    <w:id w:val="-1868907665"/>
                    <w:placeholder>
                      <w:docPart w:val="7317D71A0D52488A91739A06272224D0"/>
                    </w:placeholder>
                    <w:showingPlcHdr/>
                    <w15:color w:val="000000"/>
                    <w:text/>
                  </w:sdtPr>
                  <w:sdtContent>
                    <w:tc>
                      <w:tcPr>
                        <w:tcW w:w="6231" w:type="dxa"/>
                      </w:tcPr>
                      <w:p w14:paraId="28912632" w14:textId="6591290E" w:rsidR="00DE1205" w:rsidRDefault="00120128" w:rsidP="00B5396C">
                        <w:pPr>
                          <w:rPr>
                            <w:rFonts w:cstheme="minorHAnsi"/>
                          </w:rPr>
                        </w:pPr>
                        <w:r w:rsidRPr="00F4162B">
                          <w:rPr>
                            <w:rStyle w:val="Tekstvantijdelijkeaanduiding"/>
                          </w:rPr>
                          <w:t>Klik of tik om tekst in te voeren.</w:t>
                        </w:r>
                      </w:p>
                    </w:tc>
                  </w:sdtContent>
                </w:sdt>
              </w:tr>
            </w:sdtContent>
          </w:sdt>
        </w:sdtContent>
      </w:sdt>
    </w:tbl>
    <w:p w14:paraId="051CE0EC" w14:textId="24895E26" w:rsidR="00F45ECA" w:rsidRDefault="00F45ECA" w:rsidP="00B5396C">
      <w:pPr>
        <w:rPr>
          <w:rFonts w:cstheme="minorHAnsi"/>
        </w:rPr>
      </w:pPr>
    </w:p>
    <w:p w14:paraId="1A9F8D33" w14:textId="66BA4930" w:rsidR="00F45ECA" w:rsidRDefault="00E7223C" w:rsidP="00E7223C">
      <w:pPr>
        <w:jc w:val="center"/>
        <w:rPr>
          <w:rFonts w:cstheme="minorHAnsi"/>
          <w:b/>
          <w:bCs/>
          <w:sz w:val="28"/>
          <w:szCs w:val="28"/>
        </w:rPr>
      </w:pPr>
      <w:r w:rsidRPr="00E7223C">
        <w:rPr>
          <w:rFonts w:cstheme="minorHAnsi"/>
          <w:b/>
          <w:bCs/>
          <w:noProof/>
          <w:sz w:val="28"/>
          <w:szCs w:val="28"/>
          <w:lang w:eastAsia="nl-NL"/>
        </w:rPr>
        <w:drawing>
          <wp:inline distT="0" distB="0" distL="0" distR="0" wp14:anchorId="1396AE1A" wp14:editId="2AD3F5C8">
            <wp:extent cx="3740400" cy="374400"/>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40400" cy="374400"/>
                    </a:xfrm>
                    <a:prstGeom prst="rect">
                      <a:avLst/>
                    </a:prstGeom>
                  </pic:spPr>
                </pic:pic>
              </a:graphicData>
            </a:graphic>
          </wp:inline>
        </w:drawing>
      </w:r>
    </w:p>
    <w:sdt>
      <w:sdtPr>
        <w:id w:val="374286833"/>
        <w15:repeatingSection/>
      </w:sdtPr>
      <w:sdtEndPr/>
      <w:sdtContent>
        <w:tbl>
          <w:tblPr>
            <w:tblStyle w:val="Tabelraster"/>
            <w:tblW w:w="9351" w:type="dxa"/>
            <w:tblLook w:val="04A0" w:firstRow="1" w:lastRow="0" w:firstColumn="1" w:lastColumn="0" w:noHBand="0" w:noVBand="1"/>
          </w:tblPr>
          <w:tblGrid>
            <w:gridCol w:w="4674"/>
            <w:gridCol w:w="4677"/>
          </w:tblGrid>
          <w:tr w:rsidR="00F23644" w:rsidRPr="00DE1205" w14:paraId="17FC33F4" w14:textId="77777777" w:rsidTr="00222CA8">
            <w:tc>
              <w:tcPr>
                <w:tcW w:w="9351" w:type="dxa"/>
                <w:gridSpan w:val="2"/>
              </w:tcPr>
              <w:p w14:paraId="6CCD3878" w14:textId="5F0FA401" w:rsidR="00F23644" w:rsidRPr="00DE1205" w:rsidRDefault="00F23644" w:rsidP="00AF476A">
                <w:pPr>
                  <w:rPr>
                    <w:rFonts w:cstheme="minorHAnsi"/>
                    <w:b/>
                    <w:bCs/>
                  </w:rPr>
                </w:pPr>
                <w:r>
                  <w:rPr>
                    <w:rFonts w:cstheme="minorHAnsi"/>
                    <w:b/>
                    <w:bCs/>
                  </w:rPr>
                  <w:t>Niet in scope</w:t>
                </w:r>
              </w:p>
            </w:tc>
          </w:tr>
          <w:tr w:rsidR="00F23644" w:rsidRPr="002867DA" w14:paraId="7BA3F45D" w14:textId="77777777" w:rsidTr="00222CA8">
            <w:tc>
              <w:tcPr>
                <w:tcW w:w="9351" w:type="dxa"/>
                <w:gridSpan w:val="2"/>
              </w:tcPr>
              <w:sdt>
                <w:sdtPr>
                  <w:id w:val="1609153988"/>
                  <w:placeholder>
                    <w:docPart w:val="1A69FFF7851E4E4CA8D19BB4A06430BF"/>
                  </w:placeholder>
                  <w15:repeatingSectionItem/>
                </w:sdtPr>
                <w:sdtContent>
                  <w:p w14:paraId="4161E1E5" w14:textId="5068237F" w:rsidR="00F23644" w:rsidRPr="00A03950" w:rsidRDefault="00000000" w:rsidP="005408F9">
                    <w:pPr>
                      <w:pStyle w:val="Lijstalinea"/>
                      <w:numPr>
                        <w:ilvl w:val="0"/>
                        <w:numId w:val="8"/>
                      </w:numPr>
                      <w:ind w:left="317" w:hanging="317"/>
                      <w:rPr>
                        <w:rFonts w:cstheme="minorHAnsi"/>
                      </w:rPr>
                    </w:pPr>
                    <w:sdt>
                      <w:sdtPr>
                        <w:rPr>
                          <w:rStyle w:val="GenummerdelijstChar"/>
                          <w:rFonts w:cstheme="minorHAnsi"/>
                        </w:rPr>
                        <w:alias w:val="Niet in scope"/>
                        <w:tag w:val="Niet in scope"/>
                        <w:id w:val="2055811793"/>
                        <w:placeholder>
                          <w:docPart w:val="F39750981C0A48C8AC5A09E1BF386FF8"/>
                        </w:placeholder>
                        <w:showingPlcHdr/>
                        <w15:color w:val="000000"/>
                        <w:text/>
                      </w:sdtPr>
                      <w:sdtEndPr>
                        <w:rPr>
                          <w:rStyle w:val="Standaardalinea-lettertype"/>
                          <w:rFonts w:cstheme="minorBidi"/>
                        </w:rPr>
                      </w:sdtEndPr>
                      <w:sdtContent>
                        <w:r w:rsidR="00F23644" w:rsidRPr="002867DA">
                          <w:rPr>
                            <w:rStyle w:val="Tekstvantijdelijkeaanduiding"/>
                            <w:rFonts w:cstheme="minorHAnsi"/>
                          </w:rPr>
                          <w:t>Klik of tik om tekst in te voeren.</w:t>
                        </w:r>
                      </w:sdtContent>
                    </w:sdt>
                  </w:p>
                </w:sdtContent>
              </w:sdt>
            </w:tc>
          </w:tr>
          <w:tr w:rsidR="00F23644" w:rsidRPr="00DE1205" w14:paraId="5E8C53DF" w14:textId="77777777" w:rsidTr="00222CA8">
            <w:tc>
              <w:tcPr>
                <w:tcW w:w="9351" w:type="dxa"/>
                <w:gridSpan w:val="2"/>
              </w:tcPr>
              <w:p w14:paraId="45DF7B98" w14:textId="681836B3" w:rsidR="00F23644" w:rsidRPr="00DE1205" w:rsidRDefault="00F23644" w:rsidP="00AF476A">
                <w:pPr>
                  <w:rPr>
                    <w:rFonts w:cstheme="minorHAnsi"/>
                    <w:b/>
                    <w:bCs/>
                  </w:rPr>
                </w:pPr>
                <w:r>
                  <w:rPr>
                    <w:rFonts w:cstheme="minorHAnsi"/>
                    <w:b/>
                    <w:bCs/>
                  </w:rPr>
                  <w:t>Hierover is nog geen besluit genomen.</w:t>
                </w:r>
              </w:p>
            </w:tc>
          </w:tr>
          <w:sdt>
            <w:sdtPr>
              <w:id w:val="1657879718"/>
              <w:placeholder>
                <w:docPart w:val="AC029ABB23604119A0A08BB32D928E30"/>
              </w:placeholder>
              <w15:repeatingSectionItem/>
            </w:sdtPr>
            <w:sdtEndPr/>
            <w:sdtContent>
              <w:tr w:rsidR="00F23644" w:rsidRPr="002867DA" w14:paraId="7B40DF10" w14:textId="77777777" w:rsidTr="00222CA8">
                <w:tc>
                  <w:tcPr>
                    <w:tcW w:w="9351" w:type="dxa"/>
                  </w:tcPr>
                  <w:sdt>
                    <w:sdtPr>
                      <w:id w:val="-803087585"/>
                      <w15:repeatingSection/>
                    </w:sdtPr>
                    <w:sdtContent>
                      <w:sdt>
                        <w:sdtPr>
                          <w:id w:val="-1337765572"/>
                          <w:placeholder>
                            <w:docPart w:val="6CE8F3EFF26449AE85A444DED9D18517"/>
                          </w:placeholder>
                          <w15:repeatingSectionItem/>
                        </w:sdtPr>
                        <w:sdtContent>
                          <w:p w14:paraId="5E0FAB42" w14:textId="08E9DE2D" w:rsidR="00DD37B5" w:rsidRDefault="00E10BDE" w:rsidP="0E01A2E5">
                            <w:pPr>
                              <w:pStyle w:val="Lijstalinea"/>
                              <w:numPr>
                                <w:ilvl w:val="0"/>
                                <w:numId w:val="19"/>
                              </w:numPr>
                              <w:ind w:left="317" w:hanging="317"/>
                            </w:pPr>
                            <w:sdt>
                              <w:sdtPr>
                                <w:rPr>
                                  <w:rStyle w:val="GenummerdelijstChar"/>
                                </w:rPr>
                                <w:alias w:val="Onbeslist"/>
                                <w:tag w:val="Onbeslist"/>
                                <w:id w:val="-1247954409"/>
                                <w:placeholder>
                                  <w:docPart w:val="2DD78E0E2ADB45859AB97D3D93C0AE28"/>
                                </w:placeholder>
                                <w15:color w:val="000000"/>
                                <w:text/>
                              </w:sdtPr>
                              <w:sdtEndPr>
                                <w:rPr>
                                  <w:rStyle w:val="Standaardalinea-lettertype"/>
                                </w:rPr>
                              </w:sdtEndPr>
                              <w:sdtContent>
                                <w:r w:rsidR="73638457" w:rsidRPr="0E01A2E5">
                                  <w:rPr>
                                    <w:rStyle w:val="Tekstvantijdelijkeaanduiding"/>
                                  </w:rPr>
                                  <w:t>Klik of tik om tekst in te voeren.</w:t>
                                </w:r>
                              </w:sdtContent>
                            </w:sdt>
                          </w:p>
                        </w:sdtContent>
                      </w:sdt>
                    </w:sdtContent>
                  </w:sdt>
                </w:tc>
                <w:bookmarkStart w:id="0" w:name="_Hlk64288077"/>
                <w:tc>
                  <w:tcPr>
                    <w:tcW w:w="9351" w:type="dxa"/>
                  </w:tcPr>
                  <w:p w14:paraId="6A1C847C" w14:textId="5F46ACE0" w:rsidR="00F23644" w:rsidRDefault="00732312" w:rsidP="005408F9">
                    <w:pPr>
                      <w:pStyle w:val="Lijstalinea"/>
                      <w:numPr>
                        <w:ilvl w:val="0"/>
                        <w:numId w:val="19"/>
                      </w:numPr>
                      <w:ind w:left="317" w:hanging="317"/>
                      <w:rPr>
                        <w:rStyle w:val="GenummerdelijstChar"/>
                        <w:rFonts w:cstheme="minorHAnsi"/>
                      </w:rPr>
                    </w:pPr>
                    <w:sdt>
                      <w:sdtPr>
                        <w:rPr>
                          <w:rStyle w:val="GenummerdelijstChar"/>
                          <w:rFonts w:cstheme="minorHAnsi"/>
                        </w:rPr>
                        <w:alias w:val="Onbeslist"/>
                        <w:tag w:val="Onbeslist"/>
                        <w:id w:val="-843471318"/>
                        <w:placeholder>
                          <w:docPart w:val="29F94C9D1C244808BEBBB7877497F9AB"/>
                        </w:placeholder>
                        <w15:color w:val="000000"/>
                        <w:text/>
                      </w:sdtPr>
                      <w:sdtEndPr>
                        <w:rPr>
                          <w:rStyle w:val="Standaardalinea-lettertype"/>
                          <w:rFonts w:cstheme="minorBidi"/>
                        </w:rPr>
                      </w:sdtEndPr>
                      <w:sdtContent>
                        <w:r w:rsidR="00090722">
                          <w:rPr>
                            <w:rStyle w:val="GenummerdelijstChar"/>
                            <w:rFonts w:cstheme="minorHAnsi"/>
                          </w:rPr>
                          <w:t>Een mini game maken in de console</w:t>
                        </w:r>
                      </w:sdtContent>
                    </w:sdt>
                  </w:p>
                </w:tc>
              </w:tr>
            </w:sdtContent>
          </w:sdt>
          <w:sdt>
            <w:sdtPr>
              <w:id w:val="701671679"/>
              <w:placeholder>
                <w:docPart w:val="FD71B5BD07AC45E9BD80ECEBA1DB84DF"/>
              </w:placeholder>
              <w15:repeatingSectionItem/>
            </w:sdtPr>
            <w:sdtContent>
              <w:tr w:rsidR="00090722" w:rsidRPr="002867DA" w14:paraId="74DE4C65" w14:textId="77777777" w:rsidTr="00222CA8">
                <w:tc>
                  <w:tcPr>
                    <w:tcW w:w="9351" w:type="dxa"/>
                    <w:gridSpan w:val="2"/>
                  </w:tcPr>
                  <w:p w14:paraId="604FEA59" w14:textId="2939AF19" w:rsidR="00090722" w:rsidRPr="00A03950" w:rsidRDefault="002F6C9E" w:rsidP="005408F9">
                    <w:pPr>
                      <w:pStyle w:val="Lijstalinea"/>
                      <w:numPr>
                        <w:ilvl w:val="0"/>
                        <w:numId w:val="19"/>
                      </w:numPr>
                      <w:ind w:left="317" w:hanging="317"/>
                      <w:rPr>
                        <w:rFonts w:cstheme="minorHAnsi"/>
                      </w:rPr>
                    </w:pPr>
                    <w:sdt>
                      <w:sdtPr>
                        <w:rPr>
                          <w:rStyle w:val="GenummerdelijstChar"/>
                          <w:rFonts w:cstheme="minorHAnsi"/>
                        </w:rPr>
                        <w:alias w:val="Onbeslist"/>
                        <w:tag w:val="Onbeslist"/>
                        <w:id w:val="-1337145913"/>
                        <w:placeholder>
                          <w:docPart w:val="18B95C8E692B4E2FACE8B02EAF20BAAB"/>
                        </w:placeholder>
                        <w15:color w:val="000000"/>
                        <w:text/>
                      </w:sdtPr>
                      <w:sdtEndPr>
                        <w:rPr>
                          <w:rStyle w:val="Standaardalinea-lettertype"/>
                          <w:rFonts w:cstheme="minorBidi"/>
                        </w:rPr>
                      </w:sdtEndPr>
                      <w:sdtContent>
                        <w:r w:rsidR="009B604C">
                          <w:rPr>
                            <w:rStyle w:val="GenummerdelijstChar"/>
                            <w:rFonts w:cstheme="minorHAnsi"/>
                          </w:rPr>
                          <w:t>De reviews op een aparte tekst bestand sturen.</w:t>
                        </w:r>
                      </w:sdtContent>
                    </w:sdt>
                  </w:p>
                </w:tc>
              </w:tr>
            </w:sdtContent>
          </w:sdt>
          <w:bookmarkEnd w:id="0"/>
        </w:tbl>
        <w:p w14:paraId="44EDA43B" w14:textId="2E9A45FF" w:rsidR="00F45ECA" w:rsidRDefault="00F45ECA" w:rsidP="00B5396C">
          <w:pPr>
            <w:rPr>
              <w:rFonts w:cstheme="minorHAnsi"/>
            </w:rPr>
          </w:pPr>
        </w:p>
        <w:p w14:paraId="05F52FD4" w14:textId="595DF2E0" w:rsidR="00CB00C8" w:rsidRDefault="003F7DB9" w:rsidP="009E33B8">
          <w:pPr>
            <w:jc w:val="center"/>
            <w:rPr>
              <w:rFonts w:cstheme="minorHAnsi"/>
              <w:b/>
              <w:bCs/>
              <w:sz w:val="28"/>
              <w:szCs w:val="28"/>
            </w:rPr>
          </w:pPr>
          <w:r w:rsidRPr="003F7DB9">
            <w:rPr>
              <w:rFonts w:cstheme="minorHAnsi"/>
              <w:b/>
              <w:bCs/>
              <w:noProof/>
              <w:sz w:val="28"/>
              <w:szCs w:val="28"/>
              <w:lang w:eastAsia="nl-NL"/>
            </w:rPr>
            <w:drawing>
              <wp:inline distT="0" distB="0" distL="0" distR="0" wp14:anchorId="043B73F0" wp14:editId="44D8937A">
                <wp:extent cx="3740400" cy="374400"/>
                <wp:effectExtent l="0" t="0" r="0" b="6985"/>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40400" cy="374400"/>
                        </a:xfrm>
                        <a:prstGeom prst="rect">
                          <a:avLst/>
                        </a:prstGeom>
                      </pic:spPr>
                    </pic:pic>
                  </a:graphicData>
                </a:graphic>
              </wp:inline>
            </w:drawing>
          </w:r>
        </w:p>
        <w:tbl>
          <w:tblPr>
            <w:tblStyle w:val="Tabelraster"/>
            <w:tblW w:w="9351" w:type="dxa"/>
            <w:tblLook w:val="04A0" w:firstRow="1" w:lastRow="0" w:firstColumn="1" w:lastColumn="0" w:noHBand="0" w:noVBand="1"/>
          </w:tblPr>
          <w:tblGrid>
            <w:gridCol w:w="4188"/>
            <w:gridCol w:w="5163"/>
          </w:tblGrid>
          <w:tr w:rsidR="00222CA8" w:rsidRPr="00DE1205" w14:paraId="395C2A15" w14:textId="77777777" w:rsidTr="00222CA8">
            <w:tc>
              <w:tcPr>
                <w:tcW w:w="9351" w:type="dxa"/>
                <w:gridSpan w:val="2"/>
              </w:tcPr>
              <w:p w14:paraId="0C79D7E5" w14:textId="1455CE1A" w:rsidR="00222CA8" w:rsidRPr="00DE1205" w:rsidRDefault="00222CA8" w:rsidP="00AF476A">
                <w:pPr>
                  <w:rPr>
                    <w:rFonts w:cstheme="minorHAnsi"/>
                    <w:b/>
                    <w:bCs/>
                  </w:rPr>
                </w:pPr>
                <w:r>
                  <w:rPr>
                    <w:rFonts w:cstheme="minorHAnsi"/>
                    <w:b/>
                    <w:bCs/>
                  </w:rPr>
                  <w:t>P</w:t>
                </w:r>
                <w:r>
                  <w:rPr>
                    <w:b/>
                    <w:bCs/>
                  </w:rPr>
                  <w:t>rojectrisico</w:t>
                </w:r>
                <w:r w:rsidR="003F7DB9">
                  <w:rPr>
                    <w:b/>
                    <w:bCs/>
                  </w:rPr>
                  <w:t>’</w:t>
                </w:r>
                <w:r>
                  <w:rPr>
                    <w:b/>
                    <w:bCs/>
                  </w:rPr>
                  <w:t>s</w:t>
                </w:r>
                <w:r w:rsidR="003F7DB9">
                  <w:rPr>
                    <w:b/>
                    <w:bCs/>
                  </w:rPr>
                  <w:t xml:space="preserve"> waar je nog wakker van ligt</w:t>
                </w:r>
              </w:p>
            </w:tc>
          </w:tr>
          <w:tr w:rsidR="00222CA8" w:rsidRPr="002867DA" w14:paraId="5FA72E4F" w14:textId="77777777" w:rsidTr="00222CA8">
            <w:tc>
              <w:tcPr>
                <w:tcW w:w="9351" w:type="dxa"/>
              </w:tcPr>
              <w:sdt>
                <w:sdtPr>
                  <w:id w:val="222578330"/>
                  <w:placeholder>
                    <w:docPart w:val="56490D2754714C95B37EF33361586021"/>
                  </w:placeholder>
                  <w15:repeatingSectionItem/>
                </w:sdtPr>
                <w:sdtContent>
                  <w:p w14:paraId="79D69702" w14:textId="1FD17D33" w:rsidR="00BE3474" w:rsidRDefault="001C22F8" w:rsidP="7AD6B20B">
                    <w:pPr>
                      <w:pStyle w:val="Lijstalinea"/>
                      <w:numPr>
                        <w:ilvl w:val="0"/>
                        <w:numId w:val="20"/>
                      </w:numPr>
                      <w:ind w:left="317" w:hanging="317"/>
                    </w:pPr>
                    <w:sdt>
                      <w:sdtPr>
                        <w:rPr>
                          <w:rFonts w:eastAsia="Times New Roman" w:cs="Calibri"/>
                          <w:color w:val="000000" w:themeColor="text1"/>
                        </w:rPr>
                        <w:alias w:val="Risico's"/>
                        <w:tag w:val="Risico's"/>
                        <w:id w:val="-705956198"/>
                        <w:placeholder>
                          <w:docPart w:val="C4CCE8E4831C479D95901087C29D9368"/>
                        </w:placeholder>
                        <w15:color w:val="000000"/>
                        <w:text/>
                      </w:sdtPr>
                      <w:sdtContent>
                        <w:r w:rsidRPr="001C22F8">
                          <w:rPr>
                            <w:rFonts w:eastAsia="Times New Roman" w:cs="Calibri"/>
                            <w:color w:val="000000" w:themeColor="text1"/>
                          </w:rPr>
                          <w:t>Opzettelijk achtergelaten reviews die de prijs kan manipuleren. (Maatregel: …)</w:t>
                        </w:r>
                      </w:sdtContent>
                    </w:sdt>
                  </w:p>
                </w:sdtContent>
              </w:sdt>
            </w:tc>
            <w:tc>
              <w:tcPr>
                <w:tcW w:w="9351" w:type="dxa"/>
              </w:tcPr>
              <w:customXmlInsRangeStart w:id="1" w:author="Microsoft Word" w:date="2024-03-07T13:51:00Z"/>
              <w:sdt>
                <w:sdtPr>
                  <w:id w:val="1704823279"/>
                  <w:placeholder>
                    <w:docPart w:val="FC030F1D3A9A41BC80B6294052A28FF5"/>
                  </w:placeholder>
                  <w:showingPlcHdr/>
                  <w15:repeatingSectionItem/>
                </w:sdtPr>
                <w:sdtContent>
                  <w:customXmlInsRangeEnd w:id="1"/>
                  <w:p w14:paraId="1FC742D2" w14:textId="63751949" w:rsidR="00222CA8" w:rsidRPr="00A03950" w:rsidRDefault="00D16AE2" w:rsidP="00CB00C8">
                    <w:pPr>
                      <w:pStyle w:val="Lijstalinea"/>
                      <w:numPr>
                        <w:ilvl w:val="0"/>
                        <w:numId w:val="20"/>
                      </w:numPr>
                      <w:ind w:left="317" w:hanging="317"/>
                      <w:rPr>
                        <w:rFonts w:cstheme="minorHAnsi"/>
                      </w:rPr>
                    </w:pPr>
                    <w:customXmlInsRangeStart w:id="2" w:author="Microsoft Word" w:date="2024-03-07T13:51:00Z"/>
                    <w:sdt>
                      <w:sdtPr>
                        <w:rPr>
                          <w:rStyle w:val="MissionStatement"/>
                          <w:rFonts w:eastAsia="Times New Roman" w:cs="Calibri"/>
                        </w:rPr>
                        <w:alias w:val="Risico's"/>
                        <w:tag w:val="Risico's"/>
                        <w:id w:val="-1227840045"/>
                        <w:placeholder>
                          <w:docPart w:val="E8220622F36D4125A1388613AA458D81"/>
                        </w:placeholder>
                        <w15:color w:val="000000"/>
                        <w:text/>
                      </w:sdtPr>
                      <w:sdtContent>
                        <w:customXmlInsRangeEnd w:id="2"/>
                        <w:ins w:id="3" w:author="Microsoft Word" w:date="2024-03-07T13:51:00Z">
                          <w:r w:rsidRPr="00D16AE2">
                            <w:rPr>
                              <w:rStyle w:val="MissionStatement"/>
                              <w:rFonts w:eastAsia="Times New Roman" w:cs="Calibri"/>
                            </w:rPr>
                            <w:t>Opzettelijk achtergelaten reviews die de prijs kan manipuleren. (Maatregel: …)</w:t>
                          </w:r>
                        </w:ins>
                        <w:customXmlInsRangeStart w:id="4" w:author="Microsoft Word" w:date="2024-03-07T13:51:00Z"/>
                      </w:sdtContent>
                    </w:sdt>
                    <w:customXmlInsRangeEnd w:id="4"/>
                    <w:customXmlInsRangeStart w:id="5" w:author="Microsoft Word" w:date="2024-03-07T04:51:00Z"/>
                    <w:sdt>
                      <w:sdtPr>
                        <w:rPr>
                          <w:rFonts w:ascii="Calibri" w:hAnsi="Calibri" w:cs="Calibri"/>
                          <w:i/>
                          <w:color w:val="000000"/>
                          <w:shd w:val="clear" w:color="auto" w:fill="FFFFFF"/>
                        </w:rPr>
                        <w:alias w:val="Risico's"/>
                        <w:tag w:val="Risico's"/>
                        <w:id w:val="-469210275"/>
                        <w:placeholder>
                          <w:docPart w:val="10B8691DF0104C1B881C906849B5678C"/>
                        </w:placeholder>
                        <w15:color w:val="000000"/>
                        <w:text/>
                      </w:sdtPr>
                      <w:sdtContent>
                        <w:customXmlInsRangeEnd w:id="5"/>
                        <w:ins w:id="6" w:author="Microsoft Word" w:date="2024-03-07T04:51:00Z">
                          <w:r w:rsidR="000E7A56" w:rsidRPr="000E7A56">
                            <w:rPr>
                              <w:rFonts w:ascii="Calibri" w:hAnsi="Calibri" w:cs="Calibri"/>
                              <w:i/>
                              <w:color w:val="000000"/>
                              <w:shd w:val="clear" w:color="auto" w:fill="FFFFFF"/>
                            </w:rPr>
                            <w:t xml:space="preserve">Door misbruik te maken van de reviews worden er verkeerde kortingen of te hoge prijzen uitgedeeld aan de </w:t>
                          </w:r>
                          <w:proofErr w:type="spellStart"/>
                          <w:r w:rsidR="000E7A56" w:rsidRPr="000E7A56">
                            <w:rPr>
                              <w:rFonts w:ascii="Calibri" w:hAnsi="Calibri" w:cs="Calibri"/>
                              <w:i/>
                              <w:color w:val="000000"/>
                              <w:shd w:val="clear" w:color="auto" w:fill="FFFFFF"/>
                            </w:rPr>
                            <w:t>games.</w:t>
                          </w:r>
                        </w:ins>
                        <w:customXmlInsRangeStart w:id="7" w:author="Microsoft Word" w:date="2024-03-07T04:51:00Z"/>
                      </w:sdtContent>
                    </w:sdt>
                    <w:customXmlInsRangeEnd w:id="7"/>
                    <w:ins w:id="8" w:author="Microsoft Word" w:date="2024-03-07T04:51:00Z">
                      <w:r w:rsidR="007517BE" w:rsidRPr="00F4162B">
                        <w:rPr>
                          <w:rStyle w:val="Tekstvantijdelijkeaanduiding"/>
                        </w:rPr>
                        <w:t>Voer</w:t>
                      </w:r>
                      <w:proofErr w:type="spellEnd"/>
                      <w:r w:rsidR="007517BE" w:rsidRPr="00F4162B">
                        <w:rPr>
                          <w:rStyle w:val="Tekstvantijdelijkeaanduiding"/>
                        </w:rPr>
                        <w:t xml:space="preserve"> alle inhoud in die u wilt herhalen, waaronder andere inhoudsbesturingselementen. U kunt dit besturingselement ook invoegen rond tabelrijen om delen van een tabel te herhalen.</w:t>
                      </w:r>
                    </w:ins>
                  </w:p>
                  <w:customXmlInsRangeStart w:id="9" w:author="Microsoft Word" w:date="2024-03-07T13:51:00Z"/>
                </w:sdtContent>
              </w:sdt>
              <w:customXmlInsRangeEnd w:id="9"/>
            </w:tc>
          </w:tr>
        </w:tbl>
        <w:p w14:paraId="698F54BA" w14:textId="77777777" w:rsidR="0088765E" w:rsidRDefault="0088765E" w:rsidP="0088765E">
          <w:pPr>
            <w:rPr>
              <w:rFonts w:cstheme="minorHAnsi"/>
            </w:rPr>
          </w:pPr>
        </w:p>
        <w:p w14:paraId="63AE28E8" w14:textId="77777777" w:rsidR="0088765E" w:rsidRDefault="00572E31" w:rsidP="00202E7A">
          <w:pPr>
            <w:rPr>
              <w:rFonts w:cstheme="minorHAnsi"/>
            </w:rPr>
          </w:pPr>
        </w:p>
      </w:sdtContent>
    </w:sdt>
    <w:sectPr w:rsidR="0088765E" w:rsidSect="00323E84">
      <w:headerReference w:type="default" r:id="rId17"/>
      <w:footerReference w:type="default" r:id="rId18"/>
      <w:pgSz w:w="11906" w:h="16838"/>
      <w:pgMar w:top="1417" w:right="1417" w:bottom="141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F6DA45" w14:textId="77777777" w:rsidR="00323E84" w:rsidRDefault="00323E84" w:rsidP="003F0305">
      <w:pPr>
        <w:spacing w:after="0" w:line="240" w:lineRule="auto"/>
      </w:pPr>
      <w:r>
        <w:separator/>
      </w:r>
    </w:p>
  </w:endnote>
  <w:endnote w:type="continuationSeparator" w:id="0">
    <w:p w14:paraId="04ECED93" w14:textId="77777777" w:rsidR="00323E84" w:rsidRDefault="00323E84" w:rsidP="003F0305">
      <w:pPr>
        <w:spacing w:after="0" w:line="240" w:lineRule="auto"/>
      </w:pPr>
      <w:r>
        <w:continuationSeparator/>
      </w:r>
    </w:p>
  </w:endnote>
  <w:endnote w:type="continuationNotice" w:id="1">
    <w:p w14:paraId="3808ABB3" w14:textId="77777777" w:rsidR="00323E84" w:rsidRDefault="00323E8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6C669A36-8E48-4EE9-8CA7-6D343B4F3CD9}"/>
    <w:embedBold r:id="rId2" w:fontKey="{58907A94-4C80-4621-A838-0F6C6D1631F9}"/>
    <w:embedItalic r:id="rId3" w:fontKey="{61762EDA-0BD1-4A5A-8BAF-9FFD749C818E}"/>
  </w:font>
  <w:font w:name="Gill Sans Nova Cond XBd">
    <w:charset w:val="00"/>
    <w:family w:val="swiss"/>
    <w:pitch w:val="variable"/>
    <w:sig w:usb0="80000287" w:usb1="00000002" w:usb2="00000000" w:usb3="00000000" w:csb0="0000009F" w:csb1="00000000"/>
    <w:embedRegular r:id="rId4" w:fontKey="{B1B6586C-467F-4123-B42D-824DACBDFAC1}"/>
    <w:embedBold r:id="rId5" w:fontKey="{0F674E6F-6008-4339-A30C-44DDC61F00E2}"/>
  </w:font>
  <w:font w:name="Segoe UI">
    <w:panose1 w:val="020B0502040204020203"/>
    <w:charset w:val="00"/>
    <w:family w:val="swiss"/>
    <w:pitch w:val="variable"/>
    <w:sig w:usb0="E4002EFF" w:usb1="C000E47F" w:usb2="00000009" w:usb3="00000000" w:csb0="000001FF" w:csb1="00000000"/>
    <w:embedRegular r:id="rId6" w:fontKey="{8A6ED2D1-0246-46F0-90A0-EE1EDEA36853}"/>
  </w:font>
  <w:font w:name="Arial">
    <w:panose1 w:val="020B0604020202020204"/>
    <w:charset w:val="00"/>
    <w:family w:val="swiss"/>
    <w:pitch w:val="variable"/>
    <w:sig w:usb0="E0002EFF" w:usb1="C000785B" w:usb2="00000009" w:usb3="00000000" w:csb0="000001FF" w:csb1="00000000"/>
  </w:font>
  <w:font w:name="Helvetica Neue">
    <w:altName w:val="Arial"/>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embedRegular r:id="rId7" w:fontKey="{A3589DF1-EF3A-4FA6-874B-7BDF0FAEACC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70CCE5" w14:textId="2C2A5AB1" w:rsidR="002B6AD9" w:rsidRPr="00D14931" w:rsidRDefault="002B6AD9" w:rsidP="00B1481F">
    <w:pPr>
      <w:pStyle w:val="Voettekst"/>
      <w:tabs>
        <w:tab w:val="clear" w:pos="4536"/>
        <w:tab w:val="clear" w:pos="9072"/>
        <w:tab w:val="center" w:pos="993"/>
        <w:tab w:val="right" w:pos="15735"/>
      </w:tabs>
      <w:rPr>
        <w:rFonts w:ascii="Gill Sans Nova Cond XBd" w:hAnsi="Gill Sans Nova Cond XBd"/>
        <w:color w:val="000000" w:themeColor="text1"/>
      </w:rPr>
    </w:pPr>
    <w:r w:rsidRPr="00D14931">
      <w:rPr>
        <w:rFonts w:ascii="Gill Sans Nova Cond XBd" w:hAnsi="Gill Sans Nova Cond XBd"/>
        <w:color w:val="9EA700"/>
      </w:rPr>
      <w:t xml:space="preserve">Productvisie van </w:t>
    </w:r>
    <w:r w:rsidRPr="00D14931">
      <w:rPr>
        <w:rFonts w:ascii="Gill Sans Nova Cond XBd" w:hAnsi="Gill Sans Nova Cond XBd"/>
        <w:color w:val="9EA700"/>
      </w:rPr>
      <w:fldChar w:fldCharType="begin"/>
    </w:r>
    <w:r w:rsidRPr="00D14931">
      <w:rPr>
        <w:rFonts w:ascii="Gill Sans Nova Cond XBd" w:hAnsi="Gill Sans Nova Cond XBd"/>
        <w:color w:val="9EA700"/>
      </w:rPr>
      <w:instrText xml:space="preserve"> REF Student \h  \* MERGEFORMAT </w:instrText>
    </w:r>
    <w:r w:rsidRPr="00D14931">
      <w:rPr>
        <w:rFonts w:ascii="Gill Sans Nova Cond XBd" w:hAnsi="Gill Sans Nova Cond XBd"/>
        <w:color w:val="9EA700"/>
      </w:rPr>
    </w:r>
    <w:r w:rsidRPr="00D14931">
      <w:rPr>
        <w:rFonts w:ascii="Gill Sans Nova Cond XBd" w:hAnsi="Gill Sans Nova Cond XBd"/>
        <w:color w:val="9EA700"/>
      </w:rPr>
      <w:fldChar w:fldCharType="separate"/>
    </w:r>
    <w:sdt>
      <w:sdtPr>
        <w:rPr>
          <w:rFonts w:ascii="Gill Sans Nova Cond XBd" w:hAnsi="Gill Sans Nova Cond XBd"/>
          <w:color w:val="9EA700"/>
        </w:rPr>
        <w:alias w:val="Naam student"/>
        <w:tag w:val="Naam student"/>
        <w:id w:val="238757950"/>
        <w:placeholder>
          <w:docPart w:val="524AB2B2A86A4F678A899B59DA887AAE"/>
        </w:placeholder>
        <w:showingPlcHdr/>
        <w15:color w:val="000000"/>
        <w:text/>
      </w:sdtPr>
      <w:sdtContent>
        <w:r w:rsidR="0088765E" w:rsidRPr="0088765E">
          <w:rPr>
            <w:rFonts w:ascii="Gill Sans Nova Cond XBd" w:hAnsi="Gill Sans Nova Cond XBd"/>
            <w:color w:val="9EA700"/>
          </w:rPr>
          <w:t>&lt;je eigen naan&gt;</w:t>
        </w:r>
      </w:sdtContent>
    </w:sdt>
    <w:r w:rsidRPr="00D14931">
      <w:rPr>
        <w:rFonts w:ascii="Gill Sans Nova Cond XBd" w:hAnsi="Gill Sans Nova Cond XBd"/>
        <w:color w:val="9EA700"/>
      </w:rPr>
      <w:fldChar w:fldCharType="end"/>
    </w:r>
    <w:r w:rsidRPr="00D14931">
      <w:rPr>
        <w:rFonts w:ascii="Gill Sans Nova Cond XBd" w:hAnsi="Gill Sans Nova Cond XBd"/>
        <w:color w:val="9EA700"/>
      </w:rPr>
      <w:t xml:space="preserve"> (</w:t>
    </w:r>
    <w:r w:rsidRPr="00D14931">
      <w:rPr>
        <w:rFonts w:ascii="Gill Sans Nova Cond XBd" w:hAnsi="Gill Sans Nova Cond XBd"/>
        <w:color w:val="9EA700"/>
      </w:rPr>
      <w:fldChar w:fldCharType="begin"/>
    </w:r>
    <w:r w:rsidRPr="00D14931">
      <w:rPr>
        <w:rFonts w:ascii="Gill Sans Nova Cond XBd" w:hAnsi="Gill Sans Nova Cond XBd"/>
        <w:color w:val="9EA700"/>
      </w:rPr>
      <w:instrText xml:space="preserve"> REF Studentnummer \h </w:instrText>
    </w:r>
    <w:r w:rsidR="00D14931" w:rsidRPr="00D14931">
      <w:rPr>
        <w:rFonts w:ascii="Gill Sans Nova Cond XBd" w:hAnsi="Gill Sans Nova Cond XBd"/>
        <w:color w:val="9EA700"/>
      </w:rPr>
      <w:instrText xml:space="preserve"> \* MERGEFORMAT </w:instrText>
    </w:r>
    <w:r w:rsidRPr="00D14931">
      <w:rPr>
        <w:rFonts w:ascii="Gill Sans Nova Cond XBd" w:hAnsi="Gill Sans Nova Cond XBd"/>
        <w:color w:val="9EA700"/>
      </w:rPr>
    </w:r>
    <w:r w:rsidRPr="00D14931">
      <w:rPr>
        <w:rFonts w:ascii="Gill Sans Nova Cond XBd" w:hAnsi="Gill Sans Nova Cond XBd"/>
        <w:color w:val="9EA700"/>
      </w:rPr>
      <w:fldChar w:fldCharType="separate"/>
    </w:r>
    <w:sdt>
      <w:sdtPr>
        <w:rPr>
          <w:rFonts w:ascii="Gill Sans Nova Cond XBd" w:hAnsi="Gill Sans Nova Cond XBd"/>
          <w:color w:val="9EA700"/>
        </w:rPr>
        <w:alias w:val="Studentnummer"/>
        <w:tag w:val="Studentnummer"/>
        <w:id w:val="1272966473"/>
        <w:placeholder>
          <w:docPart w:val="B394B1EC2D4D480CAEF9A6AD58D27B5B"/>
        </w:placeholder>
        <w:showingPlcHdr/>
        <w15:color w:val="000000"/>
        <w:text/>
      </w:sdtPr>
      <w:sdtContent>
        <w:r w:rsidR="0088765E" w:rsidRPr="0088765E">
          <w:rPr>
            <w:rStyle w:val="Tekstvantijdelijkeaanduiding"/>
            <w:rFonts w:ascii="Gill Sans Nova Cond XBd" w:hAnsi="Gill Sans Nova Cond XBd"/>
            <w:color w:val="9EA700"/>
          </w:rPr>
          <w:t>&lt;je studentnummer&gt;</w:t>
        </w:r>
      </w:sdtContent>
    </w:sdt>
    <w:r w:rsidRPr="00D14931">
      <w:rPr>
        <w:rFonts w:ascii="Gill Sans Nova Cond XBd" w:hAnsi="Gill Sans Nova Cond XBd"/>
        <w:color w:val="9EA700"/>
      </w:rPr>
      <w:fldChar w:fldCharType="end"/>
    </w:r>
    <w:r w:rsidRPr="00D14931">
      <w:rPr>
        <w:rFonts w:ascii="Gill Sans Nova Cond XBd" w:hAnsi="Gill Sans Nova Cond XBd"/>
        <w:color w:val="9EA700"/>
      </w:rPr>
      <w:t>)</w:t>
    </w:r>
    <w:r w:rsidR="00BC01C2" w:rsidRPr="00D14931">
      <w:rPr>
        <w:rFonts w:ascii="Gill Sans Nova Cond XBd" w:hAnsi="Gill Sans Nova Cond XBd"/>
        <w:color w:val="9EA700"/>
      </w:rPr>
      <w:t xml:space="preserve"> </w:t>
    </w:r>
    <w:r w:rsidR="00BC01C2" w:rsidRPr="00D14931">
      <w:rPr>
        <w:rFonts w:ascii="Gill Sans Nova Cond XBd" w:hAnsi="Gill Sans Nova Cond XBd"/>
        <w:color w:val="9EA700"/>
      </w:rPr>
      <w:tab/>
      <w:t xml:space="preserve">Pagina </w:t>
    </w:r>
    <w:r w:rsidR="00BC01C2" w:rsidRPr="00D14931">
      <w:rPr>
        <w:rFonts w:ascii="Gill Sans Nova Cond XBd" w:hAnsi="Gill Sans Nova Cond XBd"/>
        <w:color w:val="9EA700"/>
      </w:rPr>
      <w:fldChar w:fldCharType="begin"/>
    </w:r>
    <w:r w:rsidR="00BC01C2" w:rsidRPr="00D14931">
      <w:rPr>
        <w:rFonts w:ascii="Gill Sans Nova Cond XBd" w:hAnsi="Gill Sans Nova Cond XBd"/>
        <w:color w:val="9EA700"/>
      </w:rPr>
      <w:instrText>PAGE   \* MERGEFORMAT</w:instrText>
    </w:r>
    <w:r w:rsidR="00BC01C2" w:rsidRPr="00D14931">
      <w:rPr>
        <w:rFonts w:ascii="Gill Sans Nova Cond XBd" w:hAnsi="Gill Sans Nova Cond XBd"/>
        <w:color w:val="9EA700"/>
      </w:rPr>
      <w:fldChar w:fldCharType="separate"/>
    </w:r>
    <w:r w:rsidR="006E0111">
      <w:rPr>
        <w:rFonts w:ascii="Gill Sans Nova Cond XBd" w:hAnsi="Gill Sans Nova Cond XBd"/>
        <w:noProof/>
        <w:color w:val="9EA700"/>
      </w:rPr>
      <w:t>2</w:t>
    </w:r>
    <w:r w:rsidR="00BC01C2" w:rsidRPr="00D14931">
      <w:rPr>
        <w:rFonts w:ascii="Gill Sans Nova Cond XBd" w:hAnsi="Gill Sans Nova Cond XBd"/>
        <w:color w:val="9EA7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7FE97" w14:textId="2FC983A2" w:rsidR="00F23644" w:rsidRPr="00D14931" w:rsidRDefault="00F23644" w:rsidP="00B1481F">
    <w:pPr>
      <w:pStyle w:val="Voettekst"/>
      <w:tabs>
        <w:tab w:val="clear" w:pos="4536"/>
        <w:tab w:val="clear" w:pos="9072"/>
        <w:tab w:val="center" w:pos="1276"/>
        <w:tab w:val="right" w:pos="9355"/>
        <w:tab w:val="right" w:pos="15735"/>
      </w:tabs>
      <w:rPr>
        <w:rFonts w:ascii="Gill Sans Nova Cond XBd" w:hAnsi="Gill Sans Nova Cond XBd"/>
        <w:color w:val="9EA700"/>
      </w:rPr>
    </w:pPr>
    <w:r w:rsidRPr="00D14931">
      <w:rPr>
        <w:rFonts w:ascii="Gill Sans Nova Cond XBd" w:hAnsi="Gill Sans Nova Cond XBd"/>
        <w:color w:val="9EA700"/>
      </w:rPr>
      <w:t xml:space="preserve">Productvisie van </w:t>
    </w:r>
    <w:r w:rsidRPr="00D14931">
      <w:rPr>
        <w:rFonts w:ascii="Gill Sans Nova Cond XBd" w:hAnsi="Gill Sans Nova Cond XBd"/>
        <w:color w:val="9EA700"/>
      </w:rPr>
      <w:fldChar w:fldCharType="begin"/>
    </w:r>
    <w:r w:rsidRPr="00D14931">
      <w:rPr>
        <w:rFonts w:ascii="Gill Sans Nova Cond XBd" w:hAnsi="Gill Sans Nova Cond XBd"/>
        <w:color w:val="9EA700"/>
      </w:rPr>
      <w:instrText xml:space="preserve"> REF Student \h  \* MERGEFORMAT </w:instrText>
    </w:r>
    <w:r w:rsidRPr="00D14931">
      <w:rPr>
        <w:rFonts w:ascii="Gill Sans Nova Cond XBd" w:hAnsi="Gill Sans Nova Cond XBd"/>
        <w:color w:val="9EA700"/>
      </w:rPr>
    </w:r>
    <w:r w:rsidRPr="00D14931">
      <w:rPr>
        <w:rFonts w:ascii="Gill Sans Nova Cond XBd" w:hAnsi="Gill Sans Nova Cond XBd"/>
        <w:color w:val="9EA700"/>
      </w:rPr>
      <w:fldChar w:fldCharType="separate"/>
    </w:r>
    <w:sdt>
      <w:sdtPr>
        <w:rPr>
          <w:rFonts w:ascii="Gill Sans Nova Cond XBd" w:hAnsi="Gill Sans Nova Cond XBd"/>
          <w:color w:val="9EA700"/>
        </w:rPr>
        <w:alias w:val="Naam student"/>
        <w:tag w:val="Naam student"/>
        <w:id w:val="-439911256"/>
        <w:placeholder>
          <w:docPart w:val="B106F848614949CE8B758C20493095D2"/>
        </w:placeholder>
        <w:showingPlcHdr/>
        <w15:color w:val="000000"/>
        <w:text/>
      </w:sdtPr>
      <w:sdtContent>
        <w:r w:rsidR="0088765E" w:rsidRPr="0088765E">
          <w:rPr>
            <w:rFonts w:ascii="Gill Sans Nova Cond XBd" w:hAnsi="Gill Sans Nova Cond XBd"/>
            <w:color w:val="9EA700"/>
          </w:rPr>
          <w:t>&lt;je eigen naan&gt;</w:t>
        </w:r>
      </w:sdtContent>
    </w:sdt>
    <w:r w:rsidRPr="00D14931">
      <w:rPr>
        <w:rFonts w:ascii="Gill Sans Nova Cond XBd" w:hAnsi="Gill Sans Nova Cond XBd"/>
        <w:color w:val="9EA700"/>
      </w:rPr>
      <w:fldChar w:fldCharType="end"/>
    </w:r>
    <w:r w:rsidRPr="00D14931">
      <w:rPr>
        <w:rFonts w:ascii="Gill Sans Nova Cond XBd" w:hAnsi="Gill Sans Nova Cond XBd"/>
        <w:color w:val="9EA700"/>
      </w:rPr>
      <w:t xml:space="preserve"> (</w:t>
    </w:r>
    <w:r w:rsidRPr="00D14931">
      <w:rPr>
        <w:rFonts w:ascii="Gill Sans Nova Cond XBd" w:hAnsi="Gill Sans Nova Cond XBd"/>
        <w:color w:val="9EA700"/>
      </w:rPr>
      <w:fldChar w:fldCharType="begin"/>
    </w:r>
    <w:r w:rsidRPr="00D14931">
      <w:rPr>
        <w:rFonts w:ascii="Gill Sans Nova Cond XBd" w:hAnsi="Gill Sans Nova Cond XBd"/>
        <w:color w:val="9EA700"/>
      </w:rPr>
      <w:instrText xml:space="preserve"> REF Studentnummer \h </w:instrText>
    </w:r>
    <w:r w:rsidR="00D14931">
      <w:rPr>
        <w:rFonts w:ascii="Gill Sans Nova Cond XBd" w:hAnsi="Gill Sans Nova Cond XBd"/>
        <w:color w:val="9EA700"/>
      </w:rPr>
      <w:instrText xml:space="preserve"> \* MERGEFORMAT </w:instrText>
    </w:r>
    <w:r w:rsidRPr="00D14931">
      <w:rPr>
        <w:rFonts w:ascii="Gill Sans Nova Cond XBd" w:hAnsi="Gill Sans Nova Cond XBd"/>
        <w:color w:val="9EA700"/>
      </w:rPr>
    </w:r>
    <w:r w:rsidRPr="00D14931">
      <w:rPr>
        <w:rFonts w:ascii="Gill Sans Nova Cond XBd" w:hAnsi="Gill Sans Nova Cond XBd"/>
        <w:color w:val="9EA700"/>
      </w:rPr>
      <w:fldChar w:fldCharType="separate"/>
    </w:r>
    <w:sdt>
      <w:sdtPr>
        <w:rPr>
          <w:rFonts w:ascii="Gill Sans Nova Cond XBd" w:hAnsi="Gill Sans Nova Cond XBd"/>
          <w:color w:val="9EA700"/>
        </w:rPr>
        <w:alias w:val="Studentnummer"/>
        <w:tag w:val="Studentnummer"/>
        <w:id w:val="-1820030132"/>
        <w:placeholder>
          <w:docPart w:val="DD684669691A4B5A9FC9095B496E09D0"/>
        </w:placeholder>
        <w:showingPlcHdr/>
        <w15:color w:val="000000"/>
        <w:text/>
      </w:sdtPr>
      <w:sdtContent>
        <w:r w:rsidR="0088765E" w:rsidRPr="0088765E">
          <w:rPr>
            <w:rStyle w:val="Tekstvantijdelijkeaanduiding"/>
            <w:rFonts w:ascii="Gill Sans Nova Cond XBd" w:hAnsi="Gill Sans Nova Cond XBd"/>
            <w:color w:val="9EA700"/>
          </w:rPr>
          <w:t>&lt;je studentnummer&gt;</w:t>
        </w:r>
      </w:sdtContent>
    </w:sdt>
    <w:r w:rsidRPr="00D14931">
      <w:rPr>
        <w:rFonts w:ascii="Gill Sans Nova Cond XBd" w:hAnsi="Gill Sans Nova Cond XBd"/>
        <w:color w:val="9EA700"/>
      </w:rPr>
      <w:fldChar w:fldCharType="end"/>
    </w:r>
    <w:r w:rsidRPr="00D14931">
      <w:rPr>
        <w:rFonts w:ascii="Gill Sans Nova Cond XBd" w:hAnsi="Gill Sans Nova Cond XBd"/>
        <w:color w:val="9EA700"/>
      </w:rPr>
      <w:t xml:space="preserve">) </w:t>
    </w:r>
    <w:r w:rsidRPr="00D14931">
      <w:rPr>
        <w:rFonts w:ascii="Gill Sans Nova Cond XBd" w:hAnsi="Gill Sans Nova Cond XBd"/>
        <w:color w:val="9EA700"/>
      </w:rPr>
      <w:tab/>
      <w:t xml:space="preserve">Pagina </w:t>
    </w:r>
    <w:r w:rsidRPr="00D14931">
      <w:rPr>
        <w:rFonts w:ascii="Gill Sans Nova Cond XBd" w:hAnsi="Gill Sans Nova Cond XBd"/>
        <w:color w:val="9EA700"/>
      </w:rPr>
      <w:fldChar w:fldCharType="begin"/>
    </w:r>
    <w:r w:rsidRPr="00D14931">
      <w:rPr>
        <w:rFonts w:ascii="Gill Sans Nova Cond XBd" w:hAnsi="Gill Sans Nova Cond XBd"/>
        <w:color w:val="9EA700"/>
      </w:rPr>
      <w:instrText>PAGE   \* MERGEFORMAT</w:instrText>
    </w:r>
    <w:r w:rsidRPr="00D14931">
      <w:rPr>
        <w:rFonts w:ascii="Gill Sans Nova Cond XBd" w:hAnsi="Gill Sans Nova Cond XBd"/>
        <w:color w:val="9EA700"/>
      </w:rPr>
      <w:fldChar w:fldCharType="separate"/>
    </w:r>
    <w:r w:rsidR="006E0111">
      <w:rPr>
        <w:rFonts w:ascii="Gill Sans Nova Cond XBd" w:hAnsi="Gill Sans Nova Cond XBd"/>
        <w:noProof/>
        <w:color w:val="9EA700"/>
      </w:rPr>
      <w:t>3</w:t>
    </w:r>
    <w:r w:rsidRPr="00D14931">
      <w:rPr>
        <w:rFonts w:ascii="Gill Sans Nova Cond XBd" w:hAnsi="Gill Sans Nova Cond XBd"/>
        <w:color w:val="9EA7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EB8EB5" w14:textId="77777777" w:rsidR="00323E84" w:rsidRDefault="00323E84" w:rsidP="003F0305">
      <w:pPr>
        <w:spacing w:after="0" w:line="240" w:lineRule="auto"/>
      </w:pPr>
      <w:r>
        <w:separator/>
      </w:r>
    </w:p>
  </w:footnote>
  <w:footnote w:type="continuationSeparator" w:id="0">
    <w:p w14:paraId="05095E34" w14:textId="77777777" w:rsidR="00323E84" w:rsidRDefault="00323E84" w:rsidP="003F0305">
      <w:pPr>
        <w:spacing w:after="0" w:line="240" w:lineRule="auto"/>
      </w:pPr>
      <w:r>
        <w:continuationSeparator/>
      </w:r>
    </w:p>
  </w:footnote>
  <w:footnote w:type="continuationNotice" w:id="1">
    <w:p w14:paraId="7BB6EAB0" w14:textId="77777777" w:rsidR="00323E84" w:rsidRDefault="00323E8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4CDB1" w14:textId="19FF273A" w:rsidR="008503F9" w:rsidRPr="00120128" w:rsidRDefault="0015380F">
    <w:pPr>
      <w:pStyle w:val="Koptekst"/>
      <w:rPr>
        <w:color w:val="000000" w:themeColor="text1"/>
        <w:sz w:val="32"/>
        <w:szCs w:val="32"/>
      </w:rPr>
    </w:pPr>
    <w:r w:rsidRPr="00120128">
      <w:rPr>
        <w:noProof/>
        <w:color w:val="000000" w:themeColor="text1"/>
        <w:lang w:eastAsia="nl-NL"/>
      </w:rPr>
      <w:drawing>
        <wp:anchor distT="0" distB="0" distL="114300" distR="114300" simplePos="0" relativeHeight="251658245" behindDoc="1" locked="0" layoutInCell="1" allowOverlap="1" wp14:anchorId="6C889363" wp14:editId="5ABAA4D2">
          <wp:simplePos x="0" y="0"/>
          <wp:positionH relativeFrom="column">
            <wp:posOffset>4144010</wp:posOffset>
          </wp:positionH>
          <wp:positionV relativeFrom="paragraph">
            <wp:posOffset>-367030</wp:posOffset>
          </wp:positionV>
          <wp:extent cx="2325600" cy="691200"/>
          <wp:effectExtent l="0" t="0" r="0" b="0"/>
          <wp:wrapNone/>
          <wp:docPr id="78" name="Afbeelding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1">
                    <a:extLst>
                      <a:ext uri="{28A0092B-C50C-407E-A947-70E740481C1C}">
                        <a14:useLocalDpi xmlns:a14="http://schemas.microsoft.com/office/drawing/2010/main" val="0"/>
                      </a:ext>
                    </a:extLst>
                  </a:blip>
                  <a:stretch>
                    <a:fillRect/>
                  </a:stretch>
                </pic:blipFill>
                <pic:spPr>
                  <a:xfrm>
                    <a:off x="0" y="0"/>
                    <a:ext cx="2325600" cy="6912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E59664" w14:textId="3667AC81" w:rsidR="002B6AD9" w:rsidRPr="001B5F4E" w:rsidRDefault="004F3177">
    <w:pPr>
      <w:pStyle w:val="Koptekst"/>
    </w:pPr>
    <w:r w:rsidRPr="001B5F4E">
      <w:rPr>
        <w:noProof/>
        <w:lang w:eastAsia="nl-NL"/>
      </w:rPr>
      <w:drawing>
        <wp:anchor distT="0" distB="0" distL="114300" distR="114300" simplePos="0" relativeHeight="251658240" behindDoc="1" locked="0" layoutInCell="1" allowOverlap="1" wp14:anchorId="20C74795" wp14:editId="735E71B1">
          <wp:simplePos x="0" y="0"/>
          <wp:positionH relativeFrom="page">
            <wp:posOffset>9015095</wp:posOffset>
          </wp:positionH>
          <wp:positionV relativeFrom="paragraph">
            <wp:posOffset>-262890</wp:posOffset>
          </wp:positionV>
          <wp:extent cx="1410335" cy="417830"/>
          <wp:effectExtent l="0" t="0" r="0" b="0"/>
          <wp:wrapNone/>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1">
                    <a:extLst>
                      <a:ext uri="{28A0092B-C50C-407E-A947-70E740481C1C}">
                        <a14:useLocalDpi xmlns:a14="http://schemas.microsoft.com/office/drawing/2010/main" val="0"/>
                      </a:ext>
                    </a:extLst>
                  </a:blip>
                  <a:stretch>
                    <a:fillRect/>
                  </a:stretch>
                </pic:blipFill>
                <pic:spPr>
                  <a:xfrm>
                    <a:off x="0" y="0"/>
                    <a:ext cx="1410335" cy="417830"/>
                  </a:xfrm>
                  <a:prstGeom prst="rect">
                    <a:avLst/>
                  </a:prstGeom>
                </pic:spPr>
              </pic:pic>
            </a:graphicData>
          </a:graphic>
          <wp14:sizeRelH relativeFrom="margin">
            <wp14:pctWidth>0</wp14:pctWidth>
          </wp14:sizeRelH>
          <wp14:sizeRelV relativeFrom="margin">
            <wp14:pctHeight>0</wp14:pctHeight>
          </wp14:sizeRelV>
        </wp:anchor>
      </w:drawing>
    </w:r>
    <w:r w:rsidR="0054414F" w:rsidRPr="0054414F">
      <w:rPr>
        <w:noProof/>
        <w:lang w:eastAsia="nl-NL"/>
      </w:rPr>
      <w:drawing>
        <wp:anchor distT="0" distB="0" distL="114300" distR="114300" simplePos="0" relativeHeight="251658247" behindDoc="1" locked="0" layoutInCell="1" allowOverlap="1" wp14:anchorId="748AF3CF" wp14:editId="2C2FAD0B">
          <wp:simplePos x="0" y="0"/>
          <wp:positionH relativeFrom="margin">
            <wp:posOffset>3269615</wp:posOffset>
          </wp:positionH>
          <wp:positionV relativeFrom="paragraph">
            <wp:posOffset>2320290</wp:posOffset>
          </wp:positionV>
          <wp:extent cx="3741411" cy="374515"/>
          <wp:effectExtent l="0" t="0" r="0" b="0"/>
          <wp:wrapNone/>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3741411" cy="374515"/>
                  </a:xfrm>
                  <a:prstGeom prst="rect">
                    <a:avLst/>
                  </a:prstGeom>
                </pic:spPr>
              </pic:pic>
            </a:graphicData>
          </a:graphic>
          <wp14:sizeRelH relativeFrom="margin">
            <wp14:pctWidth>0</wp14:pctWidth>
          </wp14:sizeRelH>
          <wp14:sizeRelV relativeFrom="margin">
            <wp14:pctHeight>0</wp14:pctHeight>
          </wp14:sizeRelV>
        </wp:anchor>
      </w:drawing>
    </w:r>
    <w:r w:rsidR="0070457F" w:rsidRPr="00247D3D">
      <w:rPr>
        <w:noProof/>
        <w:lang w:eastAsia="nl-NL"/>
      </w:rPr>
      <w:drawing>
        <wp:anchor distT="0" distB="0" distL="114300" distR="114300" simplePos="0" relativeHeight="251658242" behindDoc="1" locked="0" layoutInCell="1" allowOverlap="1" wp14:anchorId="0109A639" wp14:editId="38AA89E2">
          <wp:simplePos x="0" y="0"/>
          <wp:positionH relativeFrom="page">
            <wp:posOffset>435610</wp:posOffset>
          </wp:positionH>
          <wp:positionV relativeFrom="page">
            <wp:posOffset>2634557</wp:posOffset>
          </wp:positionV>
          <wp:extent cx="2487600" cy="615600"/>
          <wp:effectExtent l="0" t="0" r="0" b="0"/>
          <wp:wrapNone/>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2487600" cy="615600"/>
                  </a:xfrm>
                  <a:prstGeom prst="rect">
                    <a:avLst/>
                  </a:prstGeom>
                </pic:spPr>
              </pic:pic>
            </a:graphicData>
          </a:graphic>
          <wp14:sizeRelH relativeFrom="margin">
            <wp14:pctWidth>0</wp14:pctWidth>
          </wp14:sizeRelH>
          <wp14:sizeRelV relativeFrom="margin">
            <wp14:pctHeight>0</wp14:pctHeight>
          </wp14:sizeRelV>
        </wp:anchor>
      </w:drawing>
    </w:r>
    <w:r w:rsidR="00671B25" w:rsidRPr="003A69E6">
      <w:rPr>
        <w:noProof/>
        <w:lang w:eastAsia="nl-NL"/>
      </w:rPr>
      <w:drawing>
        <wp:anchor distT="0" distB="0" distL="114300" distR="114300" simplePos="0" relativeHeight="251658241" behindDoc="1" locked="0" layoutInCell="1" allowOverlap="1" wp14:anchorId="5E9D6CF1" wp14:editId="408A2D7B">
          <wp:simplePos x="0" y="0"/>
          <wp:positionH relativeFrom="page">
            <wp:posOffset>7769860</wp:posOffset>
          </wp:positionH>
          <wp:positionV relativeFrom="page">
            <wp:posOffset>2635250</wp:posOffset>
          </wp:positionV>
          <wp:extent cx="2487600" cy="615600"/>
          <wp:effectExtent l="0" t="0" r="8255" b="0"/>
          <wp:wrapNone/>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28A0092B-C50C-407E-A947-70E740481C1C}">
                        <a14:useLocalDpi xmlns:a14="http://schemas.microsoft.com/office/drawing/2010/main" val="0"/>
                      </a:ext>
                    </a:extLst>
                  </a:blip>
                  <a:stretch>
                    <a:fillRect/>
                  </a:stretch>
                </pic:blipFill>
                <pic:spPr>
                  <a:xfrm>
                    <a:off x="0" y="0"/>
                    <a:ext cx="2487600" cy="615600"/>
                  </a:xfrm>
                  <a:prstGeom prst="rect">
                    <a:avLst/>
                  </a:prstGeom>
                </pic:spPr>
              </pic:pic>
            </a:graphicData>
          </a:graphic>
          <wp14:sizeRelH relativeFrom="margin">
            <wp14:pctWidth>0</wp14:pctWidth>
          </wp14:sizeRelH>
          <wp14:sizeRelV relativeFrom="margin">
            <wp14:pctHeight>0</wp14:pctHeight>
          </wp14:sizeRelV>
        </wp:anchor>
      </w:drawing>
    </w:r>
    <w:r w:rsidR="00671B25" w:rsidRPr="00DB7484">
      <w:rPr>
        <w:noProof/>
        <w:lang w:eastAsia="nl-NL"/>
      </w:rPr>
      <w:drawing>
        <wp:anchor distT="0" distB="0" distL="114300" distR="114300" simplePos="0" relativeHeight="251658243" behindDoc="1" locked="0" layoutInCell="1" allowOverlap="1" wp14:anchorId="70D022F9" wp14:editId="4251B185">
          <wp:simplePos x="0" y="0"/>
          <wp:positionH relativeFrom="page">
            <wp:posOffset>7769860</wp:posOffset>
          </wp:positionH>
          <wp:positionV relativeFrom="page">
            <wp:posOffset>4403090</wp:posOffset>
          </wp:positionV>
          <wp:extent cx="2487600" cy="615600"/>
          <wp:effectExtent l="0" t="0" r="8255" b="0"/>
          <wp:wrapNone/>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2487600" cy="615600"/>
                  </a:xfrm>
                  <a:prstGeom prst="rect">
                    <a:avLst/>
                  </a:prstGeom>
                </pic:spPr>
              </pic:pic>
            </a:graphicData>
          </a:graphic>
          <wp14:sizeRelH relativeFrom="margin">
            <wp14:pctWidth>0</wp14:pctWidth>
          </wp14:sizeRelH>
          <wp14:sizeRelV relativeFrom="margin">
            <wp14:pctHeight>0</wp14:pctHeight>
          </wp14:sizeRelV>
        </wp:anchor>
      </w:drawing>
    </w:r>
    <w:r w:rsidR="002B6AD9" w:rsidRPr="001B5F4E">
      <w:t xml:space="preserve"> </w:t>
    </w:r>
    <w:r w:rsidR="000E636F" w:rsidRPr="000E636F">
      <w:rPr>
        <w:noProof/>
        <w:lang w:eastAsia="nl-NL"/>
      </w:rPr>
      <w:drawing>
        <wp:anchor distT="0" distB="0" distL="114300" distR="114300" simplePos="0" relativeHeight="251658244" behindDoc="1" locked="0" layoutInCell="1" allowOverlap="1" wp14:anchorId="453DE884" wp14:editId="54E09631">
          <wp:simplePos x="0" y="0"/>
          <wp:positionH relativeFrom="page">
            <wp:posOffset>435610</wp:posOffset>
          </wp:positionH>
          <wp:positionV relativeFrom="page">
            <wp:posOffset>4403090</wp:posOffset>
          </wp:positionV>
          <wp:extent cx="3110400" cy="615600"/>
          <wp:effectExtent l="0" t="0" r="0" b="0"/>
          <wp:wrapNone/>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110400" cy="61560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4F1C8C" w14:textId="2F995539" w:rsidR="00B5396C" w:rsidRPr="001B5F4E" w:rsidRDefault="00E13D6A">
    <w:pPr>
      <w:pStyle w:val="Koptekst"/>
    </w:pPr>
    <w:r w:rsidRPr="00CA731B">
      <w:rPr>
        <w:noProof/>
        <w:color w:val="000000" w:themeColor="text1"/>
        <w:sz w:val="32"/>
        <w:szCs w:val="32"/>
        <w:lang w:eastAsia="nl-NL"/>
      </w:rPr>
      <w:drawing>
        <wp:anchor distT="0" distB="0" distL="114300" distR="114300" simplePos="0" relativeHeight="251658246" behindDoc="1" locked="0" layoutInCell="1" allowOverlap="1" wp14:anchorId="286745EC" wp14:editId="62439ED7">
          <wp:simplePos x="0" y="0"/>
          <wp:positionH relativeFrom="column">
            <wp:posOffset>4144010</wp:posOffset>
          </wp:positionH>
          <wp:positionV relativeFrom="paragraph">
            <wp:posOffset>-367030</wp:posOffset>
          </wp:positionV>
          <wp:extent cx="2325600" cy="691200"/>
          <wp:effectExtent l="0" t="0" r="0" b="0"/>
          <wp:wrapNone/>
          <wp:docPr id="91" name="Afbeelding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1">
                    <a:extLst>
                      <a:ext uri="{28A0092B-C50C-407E-A947-70E740481C1C}">
                        <a14:useLocalDpi xmlns:a14="http://schemas.microsoft.com/office/drawing/2010/main" val="0"/>
                      </a:ext>
                    </a:extLst>
                  </a:blip>
                  <a:stretch>
                    <a:fillRect/>
                  </a:stretch>
                </pic:blipFill>
                <pic:spPr>
                  <a:xfrm>
                    <a:off x="0" y="0"/>
                    <a:ext cx="2325600" cy="691200"/>
                  </a:xfrm>
                  <a:prstGeom prst="rect">
                    <a:avLst/>
                  </a:prstGeom>
                </pic:spPr>
              </pic:pic>
            </a:graphicData>
          </a:graphic>
          <wp14:sizeRelH relativeFrom="margin">
            <wp14:pctWidth>0</wp14:pctWidth>
          </wp14:sizeRelH>
          <wp14:sizeRelV relativeFrom="margin">
            <wp14:pctHeight>0</wp14:pctHeight>
          </wp14:sizeRelV>
        </wp:anchor>
      </w:drawing>
    </w:r>
    <w:r w:rsidR="00B5396C" w:rsidRPr="001B5F4E">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A45AB204"/>
    <w:lvl w:ilvl="0">
      <w:start w:val="1"/>
      <w:numFmt w:val="decimal"/>
      <w:lvlText w:val="%1."/>
      <w:lvlJc w:val="left"/>
      <w:pPr>
        <w:tabs>
          <w:tab w:val="num" w:pos="643"/>
        </w:tabs>
        <w:ind w:left="643" w:hanging="360"/>
      </w:pPr>
    </w:lvl>
  </w:abstractNum>
  <w:abstractNum w:abstractNumId="1" w15:restartNumberingAfterBreak="0">
    <w:nsid w:val="FFFFFF81"/>
    <w:multiLevelType w:val="singleLevel"/>
    <w:tmpl w:val="247056E2"/>
    <w:lvl w:ilvl="0">
      <w:start w:val="1"/>
      <w:numFmt w:val="bullet"/>
      <w:lvlText w:val=""/>
      <w:lvlJc w:val="left"/>
      <w:pPr>
        <w:tabs>
          <w:tab w:val="num" w:pos="1209"/>
        </w:tabs>
        <w:ind w:left="1209" w:hanging="360"/>
      </w:pPr>
      <w:rPr>
        <w:rFonts w:ascii="Symbol" w:hAnsi="Symbol" w:hint="default"/>
      </w:rPr>
    </w:lvl>
  </w:abstractNum>
  <w:abstractNum w:abstractNumId="2" w15:restartNumberingAfterBreak="0">
    <w:nsid w:val="FFFFFF83"/>
    <w:multiLevelType w:val="singleLevel"/>
    <w:tmpl w:val="244A99F6"/>
    <w:lvl w:ilvl="0">
      <w:start w:val="1"/>
      <w:numFmt w:val="bullet"/>
      <w:lvlText w:val=""/>
      <w:lvlJc w:val="left"/>
      <w:pPr>
        <w:tabs>
          <w:tab w:val="num" w:pos="643"/>
        </w:tabs>
        <w:ind w:left="643" w:hanging="360"/>
      </w:pPr>
      <w:rPr>
        <w:rFonts w:ascii="Symbol" w:hAnsi="Symbol" w:hint="default"/>
      </w:rPr>
    </w:lvl>
  </w:abstractNum>
  <w:abstractNum w:abstractNumId="3" w15:restartNumberingAfterBreak="0">
    <w:nsid w:val="FFFFFF88"/>
    <w:multiLevelType w:val="singleLevel"/>
    <w:tmpl w:val="C7AA4184"/>
    <w:lvl w:ilvl="0">
      <w:start w:val="1"/>
      <w:numFmt w:val="decimal"/>
      <w:pStyle w:val="Lijstnummering"/>
      <w:lvlText w:val="%1."/>
      <w:lvlJc w:val="left"/>
      <w:pPr>
        <w:tabs>
          <w:tab w:val="num" w:pos="360"/>
        </w:tabs>
        <w:ind w:left="360" w:hanging="360"/>
      </w:pPr>
    </w:lvl>
  </w:abstractNum>
  <w:abstractNum w:abstractNumId="4" w15:restartNumberingAfterBreak="0">
    <w:nsid w:val="FFFFFF89"/>
    <w:multiLevelType w:val="singleLevel"/>
    <w:tmpl w:val="5306640A"/>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7F61B2C"/>
    <w:multiLevelType w:val="hybridMultilevel"/>
    <w:tmpl w:val="CC4AF21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0882247F"/>
    <w:multiLevelType w:val="hybridMultilevel"/>
    <w:tmpl w:val="15CA57A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11517280"/>
    <w:multiLevelType w:val="hybridMultilevel"/>
    <w:tmpl w:val="D6F4F85A"/>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18CF7F52"/>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191E40B2"/>
    <w:multiLevelType w:val="hybridMultilevel"/>
    <w:tmpl w:val="CBCA8DB6"/>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1C3F5663"/>
    <w:multiLevelType w:val="hybridMultilevel"/>
    <w:tmpl w:val="8F04F132"/>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1E07203F"/>
    <w:multiLevelType w:val="hybridMultilevel"/>
    <w:tmpl w:val="CDBC5AE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330F0488"/>
    <w:multiLevelType w:val="hybridMultilevel"/>
    <w:tmpl w:val="A13E6BB2"/>
    <w:lvl w:ilvl="0" w:tplc="FB4C1D9E">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13" w15:restartNumberingAfterBreak="0">
    <w:nsid w:val="3619122B"/>
    <w:multiLevelType w:val="hybridMultilevel"/>
    <w:tmpl w:val="8E4C6A2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52A303F6"/>
    <w:multiLevelType w:val="hybridMultilevel"/>
    <w:tmpl w:val="0BB6C7B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68A71FC4"/>
    <w:multiLevelType w:val="hybridMultilevel"/>
    <w:tmpl w:val="77E4E57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6D646E51"/>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15:restartNumberingAfterBreak="0">
    <w:nsid w:val="6EC3716F"/>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7C4002B2"/>
    <w:multiLevelType w:val="hybridMultilevel"/>
    <w:tmpl w:val="D88CEDE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7D562AAA"/>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660549208">
    <w:abstractNumId w:val="18"/>
  </w:num>
  <w:num w:numId="2" w16cid:durableId="1384257425">
    <w:abstractNumId w:val="4"/>
  </w:num>
  <w:num w:numId="3" w16cid:durableId="1345133386">
    <w:abstractNumId w:val="2"/>
  </w:num>
  <w:num w:numId="4" w16cid:durableId="846872259">
    <w:abstractNumId w:val="1"/>
  </w:num>
  <w:num w:numId="5" w16cid:durableId="1003358201">
    <w:abstractNumId w:val="3"/>
  </w:num>
  <w:num w:numId="6" w16cid:durableId="67658350">
    <w:abstractNumId w:val="0"/>
  </w:num>
  <w:num w:numId="7" w16cid:durableId="646665804">
    <w:abstractNumId w:val="6"/>
  </w:num>
  <w:num w:numId="8" w16cid:durableId="419568585">
    <w:abstractNumId w:val="19"/>
  </w:num>
  <w:num w:numId="9" w16cid:durableId="419521464">
    <w:abstractNumId w:val="14"/>
  </w:num>
  <w:num w:numId="10" w16cid:durableId="1789229274">
    <w:abstractNumId w:val="13"/>
  </w:num>
  <w:num w:numId="11" w16cid:durableId="1731997502">
    <w:abstractNumId w:val="11"/>
  </w:num>
  <w:num w:numId="12" w16cid:durableId="1883977959">
    <w:abstractNumId w:val="5"/>
  </w:num>
  <w:num w:numId="13" w16cid:durableId="43793529">
    <w:abstractNumId w:val="15"/>
  </w:num>
  <w:num w:numId="14" w16cid:durableId="152650390">
    <w:abstractNumId w:val="12"/>
  </w:num>
  <w:num w:numId="15" w16cid:durableId="1435782569">
    <w:abstractNumId w:val="7"/>
  </w:num>
  <w:num w:numId="16" w16cid:durableId="1894467880">
    <w:abstractNumId w:val="16"/>
  </w:num>
  <w:num w:numId="17" w16cid:durableId="207762815">
    <w:abstractNumId w:val="10"/>
  </w:num>
  <w:num w:numId="18" w16cid:durableId="385419357">
    <w:abstractNumId w:val="9"/>
  </w:num>
  <w:num w:numId="19" w16cid:durableId="2034921097">
    <w:abstractNumId w:val="8"/>
  </w:num>
  <w:num w:numId="20" w16cid:durableId="178338313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documentProtection w:edit="forms" w:enforcement="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4C2D"/>
    <w:rsid w:val="00002AD5"/>
    <w:rsid w:val="00005F29"/>
    <w:rsid w:val="000078E5"/>
    <w:rsid w:val="0001082F"/>
    <w:rsid w:val="00012498"/>
    <w:rsid w:val="00012515"/>
    <w:rsid w:val="00014B72"/>
    <w:rsid w:val="00026AB0"/>
    <w:rsid w:val="00027452"/>
    <w:rsid w:val="0003044A"/>
    <w:rsid w:val="000350DB"/>
    <w:rsid w:val="00052FBA"/>
    <w:rsid w:val="00071860"/>
    <w:rsid w:val="00072C73"/>
    <w:rsid w:val="00081EFB"/>
    <w:rsid w:val="00083D6F"/>
    <w:rsid w:val="00083FF5"/>
    <w:rsid w:val="00090722"/>
    <w:rsid w:val="00092C47"/>
    <w:rsid w:val="00097600"/>
    <w:rsid w:val="000B1F75"/>
    <w:rsid w:val="000C18BC"/>
    <w:rsid w:val="000C6EE6"/>
    <w:rsid w:val="000D52D7"/>
    <w:rsid w:val="000E2F53"/>
    <w:rsid w:val="000E49E8"/>
    <w:rsid w:val="000E4E0F"/>
    <w:rsid w:val="000E636F"/>
    <w:rsid w:val="000E7A56"/>
    <w:rsid w:val="000F53A6"/>
    <w:rsid w:val="000F7359"/>
    <w:rsid w:val="001003E4"/>
    <w:rsid w:val="0010317D"/>
    <w:rsid w:val="0010404B"/>
    <w:rsid w:val="001075B0"/>
    <w:rsid w:val="00110E56"/>
    <w:rsid w:val="001130FC"/>
    <w:rsid w:val="001145C9"/>
    <w:rsid w:val="00117F0C"/>
    <w:rsid w:val="00120128"/>
    <w:rsid w:val="00120F87"/>
    <w:rsid w:val="00124377"/>
    <w:rsid w:val="0012438F"/>
    <w:rsid w:val="00125773"/>
    <w:rsid w:val="00126559"/>
    <w:rsid w:val="00132441"/>
    <w:rsid w:val="00133442"/>
    <w:rsid w:val="00134B8C"/>
    <w:rsid w:val="00134C2D"/>
    <w:rsid w:val="00143D23"/>
    <w:rsid w:val="0015380F"/>
    <w:rsid w:val="001571EA"/>
    <w:rsid w:val="0015720A"/>
    <w:rsid w:val="0015747F"/>
    <w:rsid w:val="001628F4"/>
    <w:rsid w:val="0016725A"/>
    <w:rsid w:val="0016741F"/>
    <w:rsid w:val="00181A34"/>
    <w:rsid w:val="00184D1A"/>
    <w:rsid w:val="00185422"/>
    <w:rsid w:val="00186419"/>
    <w:rsid w:val="00192606"/>
    <w:rsid w:val="001927E5"/>
    <w:rsid w:val="0019390C"/>
    <w:rsid w:val="00194E91"/>
    <w:rsid w:val="00197C0A"/>
    <w:rsid w:val="001A1483"/>
    <w:rsid w:val="001A3E46"/>
    <w:rsid w:val="001A5E2B"/>
    <w:rsid w:val="001B25C7"/>
    <w:rsid w:val="001B2E00"/>
    <w:rsid w:val="001B46A5"/>
    <w:rsid w:val="001B5841"/>
    <w:rsid w:val="001B5F4E"/>
    <w:rsid w:val="001C08CF"/>
    <w:rsid w:val="001C134C"/>
    <w:rsid w:val="001C22F8"/>
    <w:rsid w:val="001C59A9"/>
    <w:rsid w:val="001D1794"/>
    <w:rsid w:val="001D4CB0"/>
    <w:rsid w:val="001D5D9D"/>
    <w:rsid w:val="001D688F"/>
    <w:rsid w:val="001E1F82"/>
    <w:rsid w:val="001E2394"/>
    <w:rsid w:val="001E321D"/>
    <w:rsid w:val="001E4F2C"/>
    <w:rsid w:val="001E6604"/>
    <w:rsid w:val="001F0E33"/>
    <w:rsid w:val="001F174F"/>
    <w:rsid w:val="001F2B96"/>
    <w:rsid w:val="001F2CD1"/>
    <w:rsid w:val="001F4928"/>
    <w:rsid w:val="0020060D"/>
    <w:rsid w:val="00202E7A"/>
    <w:rsid w:val="00204D1F"/>
    <w:rsid w:val="00206512"/>
    <w:rsid w:val="00207199"/>
    <w:rsid w:val="00213662"/>
    <w:rsid w:val="00214266"/>
    <w:rsid w:val="00222CA8"/>
    <w:rsid w:val="00222E48"/>
    <w:rsid w:val="00223BEF"/>
    <w:rsid w:val="0022429C"/>
    <w:rsid w:val="00225D85"/>
    <w:rsid w:val="002268C1"/>
    <w:rsid w:val="00227CF3"/>
    <w:rsid w:val="00227EC3"/>
    <w:rsid w:val="00231848"/>
    <w:rsid w:val="00234332"/>
    <w:rsid w:val="00243424"/>
    <w:rsid w:val="00247D3D"/>
    <w:rsid w:val="00250126"/>
    <w:rsid w:val="002514BE"/>
    <w:rsid w:val="00252007"/>
    <w:rsid w:val="00257BF0"/>
    <w:rsid w:val="002666E4"/>
    <w:rsid w:val="00266F1B"/>
    <w:rsid w:val="00271788"/>
    <w:rsid w:val="00280759"/>
    <w:rsid w:val="00284F12"/>
    <w:rsid w:val="002867DA"/>
    <w:rsid w:val="00294196"/>
    <w:rsid w:val="00297BB2"/>
    <w:rsid w:val="002B0B7D"/>
    <w:rsid w:val="002B1C9E"/>
    <w:rsid w:val="002B6AD9"/>
    <w:rsid w:val="002C35D8"/>
    <w:rsid w:val="002D3694"/>
    <w:rsid w:val="002D5705"/>
    <w:rsid w:val="002D5FD3"/>
    <w:rsid w:val="002E45FD"/>
    <w:rsid w:val="002E6158"/>
    <w:rsid w:val="002F1304"/>
    <w:rsid w:val="002F59CE"/>
    <w:rsid w:val="002F6C9E"/>
    <w:rsid w:val="003013E5"/>
    <w:rsid w:val="00305792"/>
    <w:rsid w:val="00323E84"/>
    <w:rsid w:val="00324079"/>
    <w:rsid w:val="003345D7"/>
    <w:rsid w:val="0033598C"/>
    <w:rsid w:val="00337B8E"/>
    <w:rsid w:val="003433C1"/>
    <w:rsid w:val="00352DCB"/>
    <w:rsid w:val="003551E1"/>
    <w:rsid w:val="00357110"/>
    <w:rsid w:val="0035761E"/>
    <w:rsid w:val="003608DD"/>
    <w:rsid w:val="00361B7A"/>
    <w:rsid w:val="00361C4C"/>
    <w:rsid w:val="00361E24"/>
    <w:rsid w:val="00361EA3"/>
    <w:rsid w:val="0036403A"/>
    <w:rsid w:val="00367E49"/>
    <w:rsid w:val="003739A2"/>
    <w:rsid w:val="003779BB"/>
    <w:rsid w:val="0038161C"/>
    <w:rsid w:val="00387F54"/>
    <w:rsid w:val="003926FB"/>
    <w:rsid w:val="00397525"/>
    <w:rsid w:val="003A566D"/>
    <w:rsid w:val="003A69E6"/>
    <w:rsid w:val="003B04CF"/>
    <w:rsid w:val="003B24FE"/>
    <w:rsid w:val="003C4BBF"/>
    <w:rsid w:val="003D1B3D"/>
    <w:rsid w:val="003D1EAF"/>
    <w:rsid w:val="003D5DC5"/>
    <w:rsid w:val="003D5F28"/>
    <w:rsid w:val="003E306C"/>
    <w:rsid w:val="003E3A33"/>
    <w:rsid w:val="003F0305"/>
    <w:rsid w:val="003F556F"/>
    <w:rsid w:val="003F7DB9"/>
    <w:rsid w:val="00402A22"/>
    <w:rsid w:val="004066F6"/>
    <w:rsid w:val="0041589C"/>
    <w:rsid w:val="0042365F"/>
    <w:rsid w:val="00426D83"/>
    <w:rsid w:val="00433DB6"/>
    <w:rsid w:val="00433DD4"/>
    <w:rsid w:val="004345DA"/>
    <w:rsid w:val="00445795"/>
    <w:rsid w:val="00453A78"/>
    <w:rsid w:val="004559DD"/>
    <w:rsid w:val="004576A8"/>
    <w:rsid w:val="00465CBA"/>
    <w:rsid w:val="00470AB0"/>
    <w:rsid w:val="00471EEF"/>
    <w:rsid w:val="00474765"/>
    <w:rsid w:val="004755FE"/>
    <w:rsid w:val="00482C11"/>
    <w:rsid w:val="00485E1C"/>
    <w:rsid w:val="00492E32"/>
    <w:rsid w:val="0049618C"/>
    <w:rsid w:val="004A01D0"/>
    <w:rsid w:val="004A459D"/>
    <w:rsid w:val="004A4F8B"/>
    <w:rsid w:val="004B0436"/>
    <w:rsid w:val="004B7DDC"/>
    <w:rsid w:val="004C0198"/>
    <w:rsid w:val="004C295E"/>
    <w:rsid w:val="004C538E"/>
    <w:rsid w:val="004E5ED5"/>
    <w:rsid w:val="004F129D"/>
    <w:rsid w:val="004F2DB9"/>
    <w:rsid w:val="004F2E63"/>
    <w:rsid w:val="004F3177"/>
    <w:rsid w:val="004F6398"/>
    <w:rsid w:val="005050A6"/>
    <w:rsid w:val="005078D0"/>
    <w:rsid w:val="00516D46"/>
    <w:rsid w:val="005179C2"/>
    <w:rsid w:val="00523E2B"/>
    <w:rsid w:val="005402CD"/>
    <w:rsid w:val="005408F9"/>
    <w:rsid w:val="005430AA"/>
    <w:rsid w:val="005437F3"/>
    <w:rsid w:val="0054414F"/>
    <w:rsid w:val="00551462"/>
    <w:rsid w:val="0055724E"/>
    <w:rsid w:val="00560D4C"/>
    <w:rsid w:val="00561059"/>
    <w:rsid w:val="00561219"/>
    <w:rsid w:val="00565336"/>
    <w:rsid w:val="005664AC"/>
    <w:rsid w:val="00566822"/>
    <w:rsid w:val="00572E31"/>
    <w:rsid w:val="00574899"/>
    <w:rsid w:val="00580A20"/>
    <w:rsid w:val="005858FE"/>
    <w:rsid w:val="005932BB"/>
    <w:rsid w:val="00593913"/>
    <w:rsid w:val="00596610"/>
    <w:rsid w:val="005A2F4D"/>
    <w:rsid w:val="005B33E9"/>
    <w:rsid w:val="005B3D72"/>
    <w:rsid w:val="005B43FE"/>
    <w:rsid w:val="005B5938"/>
    <w:rsid w:val="005B5969"/>
    <w:rsid w:val="005C173E"/>
    <w:rsid w:val="005C22F2"/>
    <w:rsid w:val="005D098A"/>
    <w:rsid w:val="005D47C5"/>
    <w:rsid w:val="005E4A3B"/>
    <w:rsid w:val="005F07E6"/>
    <w:rsid w:val="005F42AF"/>
    <w:rsid w:val="006063AF"/>
    <w:rsid w:val="00610627"/>
    <w:rsid w:val="0061161A"/>
    <w:rsid w:val="00611C49"/>
    <w:rsid w:val="00620C83"/>
    <w:rsid w:val="00622DD3"/>
    <w:rsid w:val="00624D2D"/>
    <w:rsid w:val="00627D26"/>
    <w:rsid w:val="006309D3"/>
    <w:rsid w:val="00634028"/>
    <w:rsid w:val="00635F5D"/>
    <w:rsid w:val="0063703B"/>
    <w:rsid w:val="00650F11"/>
    <w:rsid w:val="006527A8"/>
    <w:rsid w:val="0065426F"/>
    <w:rsid w:val="006603C0"/>
    <w:rsid w:val="00661F3E"/>
    <w:rsid w:val="006628D4"/>
    <w:rsid w:val="00664F0C"/>
    <w:rsid w:val="00671B25"/>
    <w:rsid w:val="006865A9"/>
    <w:rsid w:val="00686C00"/>
    <w:rsid w:val="006900A5"/>
    <w:rsid w:val="00691189"/>
    <w:rsid w:val="00696658"/>
    <w:rsid w:val="006A11F7"/>
    <w:rsid w:val="006A1332"/>
    <w:rsid w:val="006A66F1"/>
    <w:rsid w:val="006B3723"/>
    <w:rsid w:val="006B71C6"/>
    <w:rsid w:val="006B7310"/>
    <w:rsid w:val="006C1948"/>
    <w:rsid w:val="006C47B9"/>
    <w:rsid w:val="006C676E"/>
    <w:rsid w:val="006D1321"/>
    <w:rsid w:val="006D51F9"/>
    <w:rsid w:val="006D5977"/>
    <w:rsid w:val="006D71FD"/>
    <w:rsid w:val="006E0111"/>
    <w:rsid w:val="006E0BE8"/>
    <w:rsid w:val="006E0FE9"/>
    <w:rsid w:val="006E199A"/>
    <w:rsid w:val="006E29C3"/>
    <w:rsid w:val="00701D7E"/>
    <w:rsid w:val="00702AD4"/>
    <w:rsid w:val="0070457F"/>
    <w:rsid w:val="0070564C"/>
    <w:rsid w:val="007077D4"/>
    <w:rsid w:val="0071687A"/>
    <w:rsid w:val="007237A8"/>
    <w:rsid w:val="007247D4"/>
    <w:rsid w:val="007263EA"/>
    <w:rsid w:val="00726846"/>
    <w:rsid w:val="0072778B"/>
    <w:rsid w:val="00732312"/>
    <w:rsid w:val="0074566D"/>
    <w:rsid w:val="00745F09"/>
    <w:rsid w:val="00750387"/>
    <w:rsid w:val="00750946"/>
    <w:rsid w:val="007517BE"/>
    <w:rsid w:val="00754481"/>
    <w:rsid w:val="0075493D"/>
    <w:rsid w:val="007550A8"/>
    <w:rsid w:val="0076200D"/>
    <w:rsid w:val="00766E49"/>
    <w:rsid w:val="00767D38"/>
    <w:rsid w:val="00773D65"/>
    <w:rsid w:val="007765DE"/>
    <w:rsid w:val="00783477"/>
    <w:rsid w:val="00783D18"/>
    <w:rsid w:val="0078483D"/>
    <w:rsid w:val="007927DC"/>
    <w:rsid w:val="00794E93"/>
    <w:rsid w:val="00795CEE"/>
    <w:rsid w:val="007A0197"/>
    <w:rsid w:val="007A2849"/>
    <w:rsid w:val="007A3154"/>
    <w:rsid w:val="007A7157"/>
    <w:rsid w:val="007B4F9E"/>
    <w:rsid w:val="007B552B"/>
    <w:rsid w:val="007B5D8F"/>
    <w:rsid w:val="007C2967"/>
    <w:rsid w:val="007C4567"/>
    <w:rsid w:val="007D0E3F"/>
    <w:rsid w:val="007D11A0"/>
    <w:rsid w:val="007D155C"/>
    <w:rsid w:val="007D23D5"/>
    <w:rsid w:val="007D4E5D"/>
    <w:rsid w:val="007D72CD"/>
    <w:rsid w:val="007E4F92"/>
    <w:rsid w:val="007E6A7D"/>
    <w:rsid w:val="007F0638"/>
    <w:rsid w:val="007F39A8"/>
    <w:rsid w:val="007F44BD"/>
    <w:rsid w:val="008004BD"/>
    <w:rsid w:val="00802CD5"/>
    <w:rsid w:val="00805662"/>
    <w:rsid w:val="00810033"/>
    <w:rsid w:val="00811364"/>
    <w:rsid w:val="00813FA5"/>
    <w:rsid w:val="0082067A"/>
    <w:rsid w:val="00825703"/>
    <w:rsid w:val="008300EF"/>
    <w:rsid w:val="0083194D"/>
    <w:rsid w:val="008346AE"/>
    <w:rsid w:val="00842FD9"/>
    <w:rsid w:val="00844520"/>
    <w:rsid w:val="0084682B"/>
    <w:rsid w:val="008479F0"/>
    <w:rsid w:val="008503F9"/>
    <w:rsid w:val="008535D0"/>
    <w:rsid w:val="008554C1"/>
    <w:rsid w:val="00863596"/>
    <w:rsid w:val="00871195"/>
    <w:rsid w:val="008718AF"/>
    <w:rsid w:val="00873921"/>
    <w:rsid w:val="00873B09"/>
    <w:rsid w:val="0087640F"/>
    <w:rsid w:val="0088294E"/>
    <w:rsid w:val="0088765E"/>
    <w:rsid w:val="00890A34"/>
    <w:rsid w:val="00893388"/>
    <w:rsid w:val="008A13B5"/>
    <w:rsid w:val="008A7490"/>
    <w:rsid w:val="008A7818"/>
    <w:rsid w:val="008C018A"/>
    <w:rsid w:val="008C0981"/>
    <w:rsid w:val="008C293D"/>
    <w:rsid w:val="008C4A4D"/>
    <w:rsid w:val="008D16C0"/>
    <w:rsid w:val="008D2A30"/>
    <w:rsid w:val="008D3AF8"/>
    <w:rsid w:val="008D6DD5"/>
    <w:rsid w:val="008E0F75"/>
    <w:rsid w:val="008E1F2B"/>
    <w:rsid w:val="008E7261"/>
    <w:rsid w:val="008E7A16"/>
    <w:rsid w:val="008E7FB8"/>
    <w:rsid w:val="008F45B7"/>
    <w:rsid w:val="008F7FC1"/>
    <w:rsid w:val="0090193B"/>
    <w:rsid w:val="00905338"/>
    <w:rsid w:val="00920740"/>
    <w:rsid w:val="00923AB2"/>
    <w:rsid w:val="00925325"/>
    <w:rsid w:val="00933F2A"/>
    <w:rsid w:val="009362A4"/>
    <w:rsid w:val="00942F16"/>
    <w:rsid w:val="00944CC6"/>
    <w:rsid w:val="00946B0D"/>
    <w:rsid w:val="009479C6"/>
    <w:rsid w:val="00952BFD"/>
    <w:rsid w:val="00952E97"/>
    <w:rsid w:val="00954131"/>
    <w:rsid w:val="009571D6"/>
    <w:rsid w:val="00960DDA"/>
    <w:rsid w:val="00963CE1"/>
    <w:rsid w:val="00967AA1"/>
    <w:rsid w:val="00967DA4"/>
    <w:rsid w:val="00977819"/>
    <w:rsid w:val="00977E2D"/>
    <w:rsid w:val="00984E95"/>
    <w:rsid w:val="00986617"/>
    <w:rsid w:val="0099698F"/>
    <w:rsid w:val="00996F81"/>
    <w:rsid w:val="009A0425"/>
    <w:rsid w:val="009A2CB5"/>
    <w:rsid w:val="009A716C"/>
    <w:rsid w:val="009B01DA"/>
    <w:rsid w:val="009B105D"/>
    <w:rsid w:val="009B1321"/>
    <w:rsid w:val="009B418C"/>
    <w:rsid w:val="009B604C"/>
    <w:rsid w:val="009C0E93"/>
    <w:rsid w:val="009C17ED"/>
    <w:rsid w:val="009C7554"/>
    <w:rsid w:val="009D7097"/>
    <w:rsid w:val="009E33B8"/>
    <w:rsid w:val="009E370C"/>
    <w:rsid w:val="009E5981"/>
    <w:rsid w:val="009F2590"/>
    <w:rsid w:val="009F592A"/>
    <w:rsid w:val="00A03950"/>
    <w:rsid w:val="00A05D84"/>
    <w:rsid w:val="00A05F34"/>
    <w:rsid w:val="00A129C9"/>
    <w:rsid w:val="00A16016"/>
    <w:rsid w:val="00A2788E"/>
    <w:rsid w:val="00A30466"/>
    <w:rsid w:val="00A34025"/>
    <w:rsid w:val="00A345D1"/>
    <w:rsid w:val="00A363C4"/>
    <w:rsid w:val="00A3738D"/>
    <w:rsid w:val="00A43381"/>
    <w:rsid w:val="00A43DFF"/>
    <w:rsid w:val="00A4451B"/>
    <w:rsid w:val="00A478A6"/>
    <w:rsid w:val="00A51969"/>
    <w:rsid w:val="00A51BC2"/>
    <w:rsid w:val="00A51EE4"/>
    <w:rsid w:val="00A64F94"/>
    <w:rsid w:val="00A654C8"/>
    <w:rsid w:val="00A67F33"/>
    <w:rsid w:val="00A70B91"/>
    <w:rsid w:val="00A712E6"/>
    <w:rsid w:val="00A75E58"/>
    <w:rsid w:val="00A83371"/>
    <w:rsid w:val="00A85E0C"/>
    <w:rsid w:val="00A86BDD"/>
    <w:rsid w:val="00A87651"/>
    <w:rsid w:val="00A87AD3"/>
    <w:rsid w:val="00A90F14"/>
    <w:rsid w:val="00A9520E"/>
    <w:rsid w:val="00A95D84"/>
    <w:rsid w:val="00A9622F"/>
    <w:rsid w:val="00A964D2"/>
    <w:rsid w:val="00AB10E0"/>
    <w:rsid w:val="00AB27C0"/>
    <w:rsid w:val="00AC0560"/>
    <w:rsid w:val="00AC54B3"/>
    <w:rsid w:val="00AC7106"/>
    <w:rsid w:val="00AD1F16"/>
    <w:rsid w:val="00AE0B39"/>
    <w:rsid w:val="00AE4FEC"/>
    <w:rsid w:val="00AE63E2"/>
    <w:rsid w:val="00AE7C68"/>
    <w:rsid w:val="00AF073C"/>
    <w:rsid w:val="00AF23CC"/>
    <w:rsid w:val="00AF23E9"/>
    <w:rsid w:val="00AF4DAE"/>
    <w:rsid w:val="00AF78AF"/>
    <w:rsid w:val="00B00DAD"/>
    <w:rsid w:val="00B02940"/>
    <w:rsid w:val="00B10A81"/>
    <w:rsid w:val="00B10F82"/>
    <w:rsid w:val="00B1481F"/>
    <w:rsid w:val="00B15A5D"/>
    <w:rsid w:val="00B1728E"/>
    <w:rsid w:val="00B204AC"/>
    <w:rsid w:val="00B2395D"/>
    <w:rsid w:val="00B32C94"/>
    <w:rsid w:val="00B35A0E"/>
    <w:rsid w:val="00B36D85"/>
    <w:rsid w:val="00B417FC"/>
    <w:rsid w:val="00B42F9C"/>
    <w:rsid w:val="00B451D9"/>
    <w:rsid w:val="00B45627"/>
    <w:rsid w:val="00B45B96"/>
    <w:rsid w:val="00B45BE9"/>
    <w:rsid w:val="00B517EF"/>
    <w:rsid w:val="00B5396C"/>
    <w:rsid w:val="00B53DF4"/>
    <w:rsid w:val="00B60F0D"/>
    <w:rsid w:val="00B629C5"/>
    <w:rsid w:val="00B660F3"/>
    <w:rsid w:val="00B80241"/>
    <w:rsid w:val="00B91333"/>
    <w:rsid w:val="00B922A9"/>
    <w:rsid w:val="00BA1688"/>
    <w:rsid w:val="00BA43E7"/>
    <w:rsid w:val="00BA6BF6"/>
    <w:rsid w:val="00BB0053"/>
    <w:rsid w:val="00BB3124"/>
    <w:rsid w:val="00BB6649"/>
    <w:rsid w:val="00BC01C2"/>
    <w:rsid w:val="00BC104E"/>
    <w:rsid w:val="00BC27B9"/>
    <w:rsid w:val="00BC38D0"/>
    <w:rsid w:val="00BC42CB"/>
    <w:rsid w:val="00BC48DD"/>
    <w:rsid w:val="00BC6BAD"/>
    <w:rsid w:val="00BC7E79"/>
    <w:rsid w:val="00BE1CAB"/>
    <w:rsid w:val="00BE3474"/>
    <w:rsid w:val="00BE5DFA"/>
    <w:rsid w:val="00BF47A3"/>
    <w:rsid w:val="00BF5E4C"/>
    <w:rsid w:val="00C10A2A"/>
    <w:rsid w:val="00C21C60"/>
    <w:rsid w:val="00C21F43"/>
    <w:rsid w:val="00C30931"/>
    <w:rsid w:val="00C33722"/>
    <w:rsid w:val="00C357E3"/>
    <w:rsid w:val="00C43C80"/>
    <w:rsid w:val="00C4669A"/>
    <w:rsid w:val="00C57691"/>
    <w:rsid w:val="00C62302"/>
    <w:rsid w:val="00C63F05"/>
    <w:rsid w:val="00C66AA6"/>
    <w:rsid w:val="00C6718D"/>
    <w:rsid w:val="00C713AD"/>
    <w:rsid w:val="00C7742E"/>
    <w:rsid w:val="00C9163C"/>
    <w:rsid w:val="00CA06D8"/>
    <w:rsid w:val="00CA5509"/>
    <w:rsid w:val="00CA731B"/>
    <w:rsid w:val="00CA7CC7"/>
    <w:rsid w:val="00CA7F4F"/>
    <w:rsid w:val="00CB00C8"/>
    <w:rsid w:val="00CB0938"/>
    <w:rsid w:val="00CB29B8"/>
    <w:rsid w:val="00CE13DB"/>
    <w:rsid w:val="00CE5912"/>
    <w:rsid w:val="00CF26CE"/>
    <w:rsid w:val="00CF60DC"/>
    <w:rsid w:val="00D062FD"/>
    <w:rsid w:val="00D06A16"/>
    <w:rsid w:val="00D14931"/>
    <w:rsid w:val="00D16AE2"/>
    <w:rsid w:val="00D225F7"/>
    <w:rsid w:val="00D33878"/>
    <w:rsid w:val="00D34315"/>
    <w:rsid w:val="00D346DA"/>
    <w:rsid w:val="00D40118"/>
    <w:rsid w:val="00D404BE"/>
    <w:rsid w:val="00D42BFC"/>
    <w:rsid w:val="00D457B8"/>
    <w:rsid w:val="00D6301C"/>
    <w:rsid w:val="00D6530C"/>
    <w:rsid w:val="00D71B3E"/>
    <w:rsid w:val="00D74816"/>
    <w:rsid w:val="00D82138"/>
    <w:rsid w:val="00D83494"/>
    <w:rsid w:val="00D84752"/>
    <w:rsid w:val="00DA278F"/>
    <w:rsid w:val="00DA3904"/>
    <w:rsid w:val="00DB1D93"/>
    <w:rsid w:val="00DB7484"/>
    <w:rsid w:val="00DC155C"/>
    <w:rsid w:val="00DC2EDA"/>
    <w:rsid w:val="00DD37B5"/>
    <w:rsid w:val="00DD54CA"/>
    <w:rsid w:val="00DE1205"/>
    <w:rsid w:val="00DE2B95"/>
    <w:rsid w:val="00DE4E23"/>
    <w:rsid w:val="00DF01C8"/>
    <w:rsid w:val="00DF3A51"/>
    <w:rsid w:val="00E02652"/>
    <w:rsid w:val="00E037B7"/>
    <w:rsid w:val="00E10BDE"/>
    <w:rsid w:val="00E134C6"/>
    <w:rsid w:val="00E13D6A"/>
    <w:rsid w:val="00E20143"/>
    <w:rsid w:val="00E224BC"/>
    <w:rsid w:val="00E253B0"/>
    <w:rsid w:val="00E27576"/>
    <w:rsid w:val="00E322DE"/>
    <w:rsid w:val="00E35258"/>
    <w:rsid w:val="00E4783B"/>
    <w:rsid w:val="00E5099E"/>
    <w:rsid w:val="00E64D3D"/>
    <w:rsid w:val="00E700D2"/>
    <w:rsid w:val="00E70E0E"/>
    <w:rsid w:val="00E7223C"/>
    <w:rsid w:val="00E73969"/>
    <w:rsid w:val="00E73BD9"/>
    <w:rsid w:val="00E905EB"/>
    <w:rsid w:val="00E910D6"/>
    <w:rsid w:val="00E9317A"/>
    <w:rsid w:val="00E9646F"/>
    <w:rsid w:val="00E96961"/>
    <w:rsid w:val="00E97F6C"/>
    <w:rsid w:val="00EA2105"/>
    <w:rsid w:val="00EA522C"/>
    <w:rsid w:val="00EA71F2"/>
    <w:rsid w:val="00EB71B0"/>
    <w:rsid w:val="00ED0B25"/>
    <w:rsid w:val="00ED529C"/>
    <w:rsid w:val="00ED583D"/>
    <w:rsid w:val="00EE69EB"/>
    <w:rsid w:val="00EF5232"/>
    <w:rsid w:val="00EF5CA3"/>
    <w:rsid w:val="00F01471"/>
    <w:rsid w:val="00F01E03"/>
    <w:rsid w:val="00F0416C"/>
    <w:rsid w:val="00F05E0B"/>
    <w:rsid w:val="00F07FED"/>
    <w:rsid w:val="00F21E87"/>
    <w:rsid w:val="00F222F2"/>
    <w:rsid w:val="00F23644"/>
    <w:rsid w:val="00F244DD"/>
    <w:rsid w:val="00F33131"/>
    <w:rsid w:val="00F37896"/>
    <w:rsid w:val="00F432FF"/>
    <w:rsid w:val="00F4439D"/>
    <w:rsid w:val="00F45ECA"/>
    <w:rsid w:val="00F600A5"/>
    <w:rsid w:val="00F6213A"/>
    <w:rsid w:val="00F62D4B"/>
    <w:rsid w:val="00F6307B"/>
    <w:rsid w:val="00F70379"/>
    <w:rsid w:val="00F72A74"/>
    <w:rsid w:val="00F74B69"/>
    <w:rsid w:val="00F77930"/>
    <w:rsid w:val="00F80ED3"/>
    <w:rsid w:val="00F84360"/>
    <w:rsid w:val="00F863CA"/>
    <w:rsid w:val="00F91152"/>
    <w:rsid w:val="00F9252C"/>
    <w:rsid w:val="00F945FE"/>
    <w:rsid w:val="00F9476C"/>
    <w:rsid w:val="00FA0C1D"/>
    <w:rsid w:val="00FA3D85"/>
    <w:rsid w:val="00FB0CFF"/>
    <w:rsid w:val="00FB1EA7"/>
    <w:rsid w:val="00FB2A79"/>
    <w:rsid w:val="00FB7D00"/>
    <w:rsid w:val="00FC25D8"/>
    <w:rsid w:val="00FC5393"/>
    <w:rsid w:val="00FC6FC5"/>
    <w:rsid w:val="00FD6281"/>
    <w:rsid w:val="00FE0B08"/>
    <w:rsid w:val="00FE408C"/>
    <w:rsid w:val="00FE5E7D"/>
    <w:rsid w:val="00FF59EB"/>
    <w:rsid w:val="00FF753D"/>
    <w:rsid w:val="00FF7612"/>
    <w:rsid w:val="028AB87E"/>
    <w:rsid w:val="0420141B"/>
    <w:rsid w:val="08B28526"/>
    <w:rsid w:val="0A1BCB0F"/>
    <w:rsid w:val="0D022A29"/>
    <w:rsid w:val="0E01A2E5"/>
    <w:rsid w:val="101DC6A6"/>
    <w:rsid w:val="113CD077"/>
    <w:rsid w:val="16A8A4F7"/>
    <w:rsid w:val="223B6AC9"/>
    <w:rsid w:val="2CEDB88D"/>
    <w:rsid w:val="2E5B15E6"/>
    <w:rsid w:val="316F0A85"/>
    <w:rsid w:val="44091264"/>
    <w:rsid w:val="48F4E681"/>
    <w:rsid w:val="4CAC5D87"/>
    <w:rsid w:val="4FCF2C0A"/>
    <w:rsid w:val="73638457"/>
    <w:rsid w:val="77597CF2"/>
    <w:rsid w:val="78E854D6"/>
    <w:rsid w:val="7AD6B20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C41F19"/>
  <w15:chartTrackingRefBased/>
  <w15:docId w15:val="{F221B5D8-234A-4294-AEEF-85133839E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88765E"/>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styleId="Tabelraster">
    <w:name w:val="Table Grid"/>
    <w:basedOn w:val="Standaardtabel"/>
    <w:uiPriority w:val="39"/>
    <w:rsid w:val="00134C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vantijdelijkeaanduiding">
    <w:name w:val="Placeholder Text"/>
    <w:basedOn w:val="Standaardalinea-lettertype"/>
    <w:uiPriority w:val="99"/>
    <w:semiHidden/>
    <w:rsid w:val="00A345D1"/>
    <w:rPr>
      <w:color w:val="808080"/>
    </w:rPr>
  </w:style>
  <w:style w:type="character" w:customStyle="1" w:styleId="MissionStatement">
    <w:name w:val="Mission Statement"/>
    <w:basedOn w:val="Standaardalinea-lettertype"/>
    <w:uiPriority w:val="1"/>
    <w:rsid w:val="0015720A"/>
    <w:rPr>
      <w:rFonts w:asciiTheme="minorHAnsi" w:hAnsiTheme="minorHAnsi"/>
      <w:color w:val="000000" w:themeColor="text1"/>
      <w:sz w:val="22"/>
    </w:rPr>
  </w:style>
  <w:style w:type="paragraph" w:styleId="Lijstalinea">
    <w:name w:val="List Paragraph"/>
    <w:basedOn w:val="Standaard"/>
    <w:uiPriority w:val="34"/>
    <w:qFormat/>
    <w:rsid w:val="00890A34"/>
    <w:pPr>
      <w:ind w:left="720"/>
      <w:contextualSpacing/>
    </w:pPr>
  </w:style>
  <w:style w:type="paragraph" w:customStyle="1" w:styleId="Epics">
    <w:name w:val="Epics"/>
    <w:basedOn w:val="Lijstnummering"/>
    <w:link w:val="EpicsChar"/>
    <w:rsid w:val="001628F4"/>
  </w:style>
  <w:style w:type="paragraph" w:styleId="Lijstnummering">
    <w:name w:val="List Number"/>
    <w:basedOn w:val="Standaard"/>
    <w:link w:val="LijstnummeringChar"/>
    <w:uiPriority w:val="99"/>
    <w:semiHidden/>
    <w:unhideWhenUsed/>
    <w:rsid w:val="001628F4"/>
    <w:pPr>
      <w:numPr>
        <w:numId w:val="5"/>
      </w:numPr>
      <w:contextualSpacing/>
    </w:pPr>
  </w:style>
  <w:style w:type="character" w:customStyle="1" w:styleId="LijstnummeringChar">
    <w:name w:val="Lijstnummering Char"/>
    <w:basedOn w:val="Standaardalinea-lettertype"/>
    <w:link w:val="Lijstnummering"/>
    <w:uiPriority w:val="99"/>
    <w:semiHidden/>
    <w:rsid w:val="001628F4"/>
  </w:style>
  <w:style w:type="character" w:customStyle="1" w:styleId="EpicsChar">
    <w:name w:val="Epics Char"/>
    <w:basedOn w:val="LijstnummeringChar"/>
    <w:link w:val="Epics"/>
    <w:rsid w:val="001628F4"/>
  </w:style>
  <w:style w:type="paragraph" w:styleId="Koptekst">
    <w:name w:val="header"/>
    <w:basedOn w:val="Standaard"/>
    <w:link w:val="KoptekstChar"/>
    <w:uiPriority w:val="99"/>
    <w:unhideWhenUsed/>
    <w:rsid w:val="003F0305"/>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3F0305"/>
  </w:style>
  <w:style w:type="paragraph" w:styleId="Voettekst">
    <w:name w:val="footer"/>
    <w:basedOn w:val="Standaard"/>
    <w:link w:val="VoettekstChar"/>
    <w:uiPriority w:val="99"/>
    <w:unhideWhenUsed/>
    <w:rsid w:val="003F0305"/>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3F0305"/>
  </w:style>
  <w:style w:type="paragraph" w:customStyle="1" w:styleId="Genummerdelijst">
    <w:name w:val="Genummerde lijst"/>
    <w:basedOn w:val="Lijstnummering"/>
    <w:link w:val="GenummerdelijstChar"/>
    <w:rsid w:val="00FC6FC5"/>
  </w:style>
  <w:style w:type="character" w:customStyle="1" w:styleId="GenummerdelijstChar">
    <w:name w:val="Genummerde lijst Char"/>
    <w:basedOn w:val="LijstnummeringChar"/>
    <w:link w:val="Genummerdelijst"/>
    <w:rsid w:val="00FC6FC5"/>
  </w:style>
  <w:style w:type="paragraph" w:customStyle="1" w:styleId="paragraph">
    <w:name w:val="paragraph"/>
    <w:basedOn w:val="Standaard"/>
    <w:rsid w:val="00F222F2"/>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normaltextrun">
    <w:name w:val="normaltextrun"/>
    <w:basedOn w:val="Standaardalinea-lettertype"/>
    <w:rsid w:val="00F222F2"/>
  </w:style>
  <w:style w:type="character" w:customStyle="1" w:styleId="eop">
    <w:name w:val="eop"/>
    <w:basedOn w:val="Standaardalinea-lettertype"/>
    <w:rsid w:val="00F222F2"/>
  </w:style>
  <w:style w:type="character" w:customStyle="1" w:styleId="contentcontrolboundarysink">
    <w:name w:val="contentcontrolboundarysink"/>
    <w:basedOn w:val="Standaardalinea-lettertype"/>
    <w:rsid w:val="00F222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7225369">
      <w:bodyDiv w:val="1"/>
      <w:marLeft w:val="0"/>
      <w:marRight w:val="0"/>
      <w:marTop w:val="0"/>
      <w:marBottom w:val="0"/>
      <w:divBdr>
        <w:top w:val="none" w:sz="0" w:space="0" w:color="auto"/>
        <w:left w:val="none" w:sz="0" w:space="0" w:color="auto"/>
        <w:bottom w:val="none" w:sz="0" w:space="0" w:color="auto"/>
        <w:right w:val="none" w:sz="0" w:space="0" w:color="auto"/>
      </w:divBdr>
      <w:divsChild>
        <w:div w:id="1220747404">
          <w:marLeft w:val="0"/>
          <w:marRight w:val="0"/>
          <w:marTop w:val="0"/>
          <w:marBottom w:val="0"/>
          <w:divBdr>
            <w:top w:val="none" w:sz="0" w:space="0" w:color="auto"/>
            <w:left w:val="none" w:sz="0" w:space="0" w:color="auto"/>
            <w:bottom w:val="none" w:sz="0" w:space="0" w:color="auto"/>
            <w:right w:val="none" w:sz="0" w:space="0" w:color="auto"/>
          </w:divBdr>
        </w:div>
        <w:div w:id="725952963">
          <w:marLeft w:val="0"/>
          <w:marRight w:val="0"/>
          <w:marTop w:val="0"/>
          <w:marBottom w:val="0"/>
          <w:divBdr>
            <w:top w:val="none" w:sz="0" w:space="0" w:color="auto"/>
            <w:left w:val="none" w:sz="0" w:space="0" w:color="auto"/>
            <w:bottom w:val="none" w:sz="0" w:space="0" w:color="auto"/>
            <w:right w:val="none" w:sz="0" w:space="0" w:color="auto"/>
          </w:divBdr>
          <w:divsChild>
            <w:div w:id="1221789320">
              <w:marLeft w:val="-75"/>
              <w:marRight w:val="0"/>
              <w:marTop w:val="30"/>
              <w:marBottom w:val="30"/>
              <w:divBdr>
                <w:top w:val="none" w:sz="0" w:space="0" w:color="auto"/>
                <w:left w:val="none" w:sz="0" w:space="0" w:color="auto"/>
                <w:bottom w:val="none" w:sz="0" w:space="0" w:color="auto"/>
                <w:right w:val="none" w:sz="0" w:space="0" w:color="auto"/>
              </w:divBdr>
              <w:divsChild>
                <w:div w:id="417483171">
                  <w:marLeft w:val="0"/>
                  <w:marRight w:val="0"/>
                  <w:marTop w:val="0"/>
                  <w:marBottom w:val="0"/>
                  <w:divBdr>
                    <w:top w:val="none" w:sz="0" w:space="0" w:color="auto"/>
                    <w:left w:val="none" w:sz="0" w:space="0" w:color="auto"/>
                    <w:bottom w:val="none" w:sz="0" w:space="0" w:color="auto"/>
                    <w:right w:val="none" w:sz="0" w:space="0" w:color="auto"/>
                  </w:divBdr>
                  <w:divsChild>
                    <w:div w:id="753548364">
                      <w:marLeft w:val="0"/>
                      <w:marRight w:val="0"/>
                      <w:marTop w:val="0"/>
                      <w:marBottom w:val="0"/>
                      <w:divBdr>
                        <w:top w:val="none" w:sz="0" w:space="0" w:color="auto"/>
                        <w:left w:val="none" w:sz="0" w:space="0" w:color="auto"/>
                        <w:bottom w:val="none" w:sz="0" w:space="0" w:color="auto"/>
                        <w:right w:val="none" w:sz="0" w:space="0" w:color="auto"/>
                      </w:divBdr>
                    </w:div>
                    <w:div w:id="959457410">
                      <w:marLeft w:val="0"/>
                      <w:marRight w:val="0"/>
                      <w:marTop w:val="0"/>
                      <w:marBottom w:val="0"/>
                      <w:divBdr>
                        <w:top w:val="none" w:sz="0" w:space="0" w:color="auto"/>
                        <w:left w:val="none" w:sz="0" w:space="0" w:color="auto"/>
                        <w:bottom w:val="none" w:sz="0" w:space="0" w:color="auto"/>
                        <w:right w:val="none" w:sz="0" w:space="0" w:color="auto"/>
                      </w:divBdr>
                    </w:div>
                  </w:divsChild>
                </w:div>
                <w:div w:id="628557823">
                  <w:marLeft w:val="0"/>
                  <w:marRight w:val="0"/>
                  <w:marTop w:val="0"/>
                  <w:marBottom w:val="0"/>
                  <w:divBdr>
                    <w:top w:val="none" w:sz="0" w:space="0" w:color="auto"/>
                    <w:left w:val="none" w:sz="0" w:space="0" w:color="auto"/>
                    <w:bottom w:val="none" w:sz="0" w:space="0" w:color="auto"/>
                    <w:right w:val="none" w:sz="0" w:space="0" w:color="auto"/>
                  </w:divBdr>
                  <w:divsChild>
                    <w:div w:id="535196117">
                      <w:marLeft w:val="0"/>
                      <w:marRight w:val="0"/>
                      <w:marTop w:val="0"/>
                      <w:marBottom w:val="0"/>
                      <w:divBdr>
                        <w:top w:val="none" w:sz="0" w:space="0" w:color="auto"/>
                        <w:left w:val="none" w:sz="0" w:space="0" w:color="auto"/>
                        <w:bottom w:val="none" w:sz="0" w:space="0" w:color="auto"/>
                        <w:right w:val="none" w:sz="0" w:space="0" w:color="auto"/>
                      </w:divBdr>
                    </w:div>
                  </w:divsChild>
                </w:div>
                <w:div w:id="1422533172">
                  <w:marLeft w:val="0"/>
                  <w:marRight w:val="0"/>
                  <w:marTop w:val="0"/>
                  <w:marBottom w:val="0"/>
                  <w:divBdr>
                    <w:top w:val="none" w:sz="0" w:space="0" w:color="auto"/>
                    <w:left w:val="none" w:sz="0" w:space="0" w:color="auto"/>
                    <w:bottom w:val="none" w:sz="0" w:space="0" w:color="auto"/>
                    <w:right w:val="none" w:sz="0" w:space="0" w:color="auto"/>
                  </w:divBdr>
                  <w:divsChild>
                    <w:div w:id="1442803475">
                      <w:marLeft w:val="0"/>
                      <w:marRight w:val="0"/>
                      <w:marTop w:val="0"/>
                      <w:marBottom w:val="0"/>
                      <w:divBdr>
                        <w:top w:val="none" w:sz="0" w:space="0" w:color="auto"/>
                        <w:left w:val="none" w:sz="0" w:space="0" w:color="auto"/>
                        <w:bottom w:val="none" w:sz="0" w:space="0" w:color="auto"/>
                        <w:right w:val="none" w:sz="0" w:space="0" w:color="auto"/>
                      </w:divBdr>
                    </w:div>
                    <w:div w:id="1287541801">
                      <w:marLeft w:val="0"/>
                      <w:marRight w:val="0"/>
                      <w:marTop w:val="0"/>
                      <w:marBottom w:val="0"/>
                      <w:divBdr>
                        <w:top w:val="none" w:sz="0" w:space="0" w:color="auto"/>
                        <w:left w:val="none" w:sz="0" w:space="0" w:color="auto"/>
                        <w:bottom w:val="none" w:sz="0" w:space="0" w:color="auto"/>
                        <w:right w:val="none" w:sz="0" w:space="0" w:color="auto"/>
                      </w:divBdr>
                    </w:div>
                  </w:divsChild>
                </w:div>
                <w:div w:id="1484852640">
                  <w:marLeft w:val="0"/>
                  <w:marRight w:val="0"/>
                  <w:marTop w:val="0"/>
                  <w:marBottom w:val="0"/>
                  <w:divBdr>
                    <w:top w:val="none" w:sz="0" w:space="0" w:color="auto"/>
                    <w:left w:val="none" w:sz="0" w:space="0" w:color="auto"/>
                    <w:bottom w:val="none" w:sz="0" w:space="0" w:color="auto"/>
                    <w:right w:val="none" w:sz="0" w:space="0" w:color="auto"/>
                  </w:divBdr>
                  <w:divsChild>
                    <w:div w:id="729766380">
                      <w:marLeft w:val="0"/>
                      <w:marRight w:val="0"/>
                      <w:marTop w:val="0"/>
                      <w:marBottom w:val="0"/>
                      <w:divBdr>
                        <w:top w:val="none" w:sz="0" w:space="0" w:color="auto"/>
                        <w:left w:val="none" w:sz="0" w:space="0" w:color="auto"/>
                        <w:bottom w:val="none" w:sz="0" w:space="0" w:color="auto"/>
                        <w:right w:val="none" w:sz="0" w:space="0" w:color="auto"/>
                      </w:divBdr>
                    </w:div>
                  </w:divsChild>
                </w:div>
                <w:div w:id="716203388">
                  <w:marLeft w:val="0"/>
                  <w:marRight w:val="0"/>
                  <w:marTop w:val="0"/>
                  <w:marBottom w:val="0"/>
                  <w:divBdr>
                    <w:top w:val="none" w:sz="0" w:space="0" w:color="auto"/>
                    <w:left w:val="none" w:sz="0" w:space="0" w:color="auto"/>
                    <w:bottom w:val="none" w:sz="0" w:space="0" w:color="auto"/>
                    <w:right w:val="none" w:sz="0" w:space="0" w:color="auto"/>
                  </w:divBdr>
                  <w:divsChild>
                    <w:div w:id="931932359">
                      <w:marLeft w:val="0"/>
                      <w:marRight w:val="0"/>
                      <w:marTop w:val="0"/>
                      <w:marBottom w:val="0"/>
                      <w:divBdr>
                        <w:top w:val="none" w:sz="0" w:space="0" w:color="auto"/>
                        <w:left w:val="none" w:sz="0" w:space="0" w:color="auto"/>
                        <w:bottom w:val="none" w:sz="0" w:space="0" w:color="auto"/>
                        <w:right w:val="none" w:sz="0" w:space="0" w:color="auto"/>
                      </w:divBdr>
                    </w:div>
                    <w:div w:id="1714454384">
                      <w:marLeft w:val="0"/>
                      <w:marRight w:val="0"/>
                      <w:marTop w:val="0"/>
                      <w:marBottom w:val="0"/>
                      <w:divBdr>
                        <w:top w:val="none" w:sz="0" w:space="0" w:color="auto"/>
                        <w:left w:val="none" w:sz="0" w:space="0" w:color="auto"/>
                        <w:bottom w:val="none" w:sz="0" w:space="0" w:color="auto"/>
                        <w:right w:val="none" w:sz="0" w:space="0" w:color="auto"/>
                      </w:divBdr>
                    </w:div>
                  </w:divsChild>
                </w:div>
                <w:div w:id="1590117766">
                  <w:marLeft w:val="0"/>
                  <w:marRight w:val="0"/>
                  <w:marTop w:val="0"/>
                  <w:marBottom w:val="0"/>
                  <w:divBdr>
                    <w:top w:val="none" w:sz="0" w:space="0" w:color="auto"/>
                    <w:left w:val="none" w:sz="0" w:space="0" w:color="auto"/>
                    <w:bottom w:val="none" w:sz="0" w:space="0" w:color="auto"/>
                    <w:right w:val="none" w:sz="0" w:space="0" w:color="auto"/>
                  </w:divBdr>
                  <w:divsChild>
                    <w:div w:id="1841969322">
                      <w:marLeft w:val="0"/>
                      <w:marRight w:val="0"/>
                      <w:marTop w:val="0"/>
                      <w:marBottom w:val="0"/>
                      <w:divBdr>
                        <w:top w:val="none" w:sz="0" w:space="0" w:color="auto"/>
                        <w:left w:val="none" w:sz="0" w:space="0" w:color="auto"/>
                        <w:bottom w:val="none" w:sz="0" w:space="0" w:color="auto"/>
                        <w:right w:val="none" w:sz="0" w:space="0" w:color="auto"/>
                      </w:divBdr>
                    </w:div>
                  </w:divsChild>
                </w:div>
                <w:div w:id="1148861408">
                  <w:marLeft w:val="0"/>
                  <w:marRight w:val="0"/>
                  <w:marTop w:val="0"/>
                  <w:marBottom w:val="0"/>
                  <w:divBdr>
                    <w:top w:val="none" w:sz="0" w:space="0" w:color="auto"/>
                    <w:left w:val="none" w:sz="0" w:space="0" w:color="auto"/>
                    <w:bottom w:val="none" w:sz="0" w:space="0" w:color="auto"/>
                    <w:right w:val="none" w:sz="0" w:space="0" w:color="auto"/>
                  </w:divBdr>
                  <w:divsChild>
                    <w:div w:id="1330786950">
                      <w:marLeft w:val="0"/>
                      <w:marRight w:val="0"/>
                      <w:marTop w:val="0"/>
                      <w:marBottom w:val="0"/>
                      <w:divBdr>
                        <w:top w:val="none" w:sz="0" w:space="0" w:color="auto"/>
                        <w:left w:val="none" w:sz="0" w:space="0" w:color="auto"/>
                        <w:bottom w:val="none" w:sz="0" w:space="0" w:color="auto"/>
                        <w:right w:val="none" w:sz="0" w:space="0" w:color="auto"/>
                      </w:divBdr>
                    </w:div>
                    <w:div w:id="1389455329">
                      <w:marLeft w:val="0"/>
                      <w:marRight w:val="0"/>
                      <w:marTop w:val="0"/>
                      <w:marBottom w:val="0"/>
                      <w:divBdr>
                        <w:top w:val="none" w:sz="0" w:space="0" w:color="auto"/>
                        <w:left w:val="none" w:sz="0" w:space="0" w:color="auto"/>
                        <w:bottom w:val="none" w:sz="0" w:space="0" w:color="auto"/>
                        <w:right w:val="none" w:sz="0" w:space="0" w:color="auto"/>
                      </w:divBdr>
                    </w:div>
                  </w:divsChild>
                </w:div>
                <w:div w:id="1914468974">
                  <w:marLeft w:val="0"/>
                  <w:marRight w:val="0"/>
                  <w:marTop w:val="0"/>
                  <w:marBottom w:val="0"/>
                  <w:divBdr>
                    <w:top w:val="none" w:sz="0" w:space="0" w:color="auto"/>
                    <w:left w:val="none" w:sz="0" w:space="0" w:color="auto"/>
                    <w:bottom w:val="none" w:sz="0" w:space="0" w:color="auto"/>
                    <w:right w:val="none" w:sz="0" w:space="0" w:color="auto"/>
                  </w:divBdr>
                  <w:divsChild>
                    <w:div w:id="181172175">
                      <w:marLeft w:val="0"/>
                      <w:marRight w:val="0"/>
                      <w:marTop w:val="0"/>
                      <w:marBottom w:val="0"/>
                      <w:divBdr>
                        <w:top w:val="none" w:sz="0" w:space="0" w:color="auto"/>
                        <w:left w:val="none" w:sz="0" w:space="0" w:color="auto"/>
                        <w:bottom w:val="none" w:sz="0" w:space="0" w:color="auto"/>
                        <w:right w:val="none" w:sz="0" w:space="0" w:color="auto"/>
                      </w:divBdr>
                    </w:div>
                  </w:divsChild>
                </w:div>
                <w:div w:id="1474788401">
                  <w:marLeft w:val="0"/>
                  <w:marRight w:val="0"/>
                  <w:marTop w:val="0"/>
                  <w:marBottom w:val="0"/>
                  <w:divBdr>
                    <w:top w:val="none" w:sz="0" w:space="0" w:color="auto"/>
                    <w:left w:val="none" w:sz="0" w:space="0" w:color="auto"/>
                    <w:bottom w:val="none" w:sz="0" w:space="0" w:color="auto"/>
                    <w:right w:val="none" w:sz="0" w:space="0" w:color="auto"/>
                  </w:divBdr>
                  <w:divsChild>
                    <w:div w:id="1803498038">
                      <w:marLeft w:val="0"/>
                      <w:marRight w:val="0"/>
                      <w:marTop w:val="0"/>
                      <w:marBottom w:val="0"/>
                      <w:divBdr>
                        <w:top w:val="none" w:sz="0" w:space="0" w:color="auto"/>
                        <w:left w:val="none" w:sz="0" w:space="0" w:color="auto"/>
                        <w:bottom w:val="none" w:sz="0" w:space="0" w:color="auto"/>
                        <w:right w:val="none" w:sz="0" w:space="0" w:color="auto"/>
                      </w:divBdr>
                    </w:div>
                    <w:div w:id="1374190279">
                      <w:marLeft w:val="0"/>
                      <w:marRight w:val="0"/>
                      <w:marTop w:val="0"/>
                      <w:marBottom w:val="0"/>
                      <w:divBdr>
                        <w:top w:val="none" w:sz="0" w:space="0" w:color="auto"/>
                        <w:left w:val="none" w:sz="0" w:space="0" w:color="auto"/>
                        <w:bottom w:val="none" w:sz="0" w:space="0" w:color="auto"/>
                        <w:right w:val="none" w:sz="0" w:space="0" w:color="auto"/>
                      </w:divBdr>
                    </w:div>
                  </w:divsChild>
                </w:div>
                <w:div w:id="1706129150">
                  <w:marLeft w:val="0"/>
                  <w:marRight w:val="0"/>
                  <w:marTop w:val="0"/>
                  <w:marBottom w:val="0"/>
                  <w:divBdr>
                    <w:top w:val="none" w:sz="0" w:space="0" w:color="auto"/>
                    <w:left w:val="none" w:sz="0" w:space="0" w:color="auto"/>
                    <w:bottom w:val="none" w:sz="0" w:space="0" w:color="auto"/>
                    <w:right w:val="none" w:sz="0" w:space="0" w:color="auto"/>
                  </w:divBdr>
                  <w:divsChild>
                    <w:div w:id="122894599">
                      <w:marLeft w:val="0"/>
                      <w:marRight w:val="0"/>
                      <w:marTop w:val="0"/>
                      <w:marBottom w:val="0"/>
                      <w:divBdr>
                        <w:top w:val="none" w:sz="0" w:space="0" w:color="auto"/>
                        <w:left w:val="none" w:sz="0" w:space="0" w:color="auto"/>
                        <w:bottom w:val="none" w:sz="0" w:space="0" w:color="auto"/>
                        <w:right w:val="none" w:sz="0" w:space="0" w:color="auto"/>
                      </w:divBdr>
                    </w:div>
                  </w:divsChild>
                </w:div>
                <w:div w:id="843980657">
                  <w:marLeft w:val="0"/>
                  <w:marRight w:val="0"/>
                  <w:marTop w:val="0"/>
                  <w:marBottom w:val="0"/>
                  <w:divBdr>
                    <w:top w:val="none" w:sz="0" w:space="0" w:color="auto"/>
                    <w:left w:val="none" w:sz="0" w:space="0" w:color="auto"/>
                    <w:bottom w:val="none" w:sz="0" w:space="0" w:color="auto"/>
                    <w:right w:val="none" w:sz="0" w:space="0" w:color="auto"/>
                  </w:divBdr>
                  <w:divsChild>
                    <w:div w:id="636649342">
                      <w:marLeft w:val="0"/>
                      <w:marRight w:val="0"/>
                      <w:marTop w:val="0"/>
                      <w:marBottom w:val="0"/>
                      <w:divBdr>
                        <w:top w:val="none" w:sz="0" w:space="0" w:color="auto"/>
                        <w:left w:val="none" w:sz="0" w:space="0" w:color="auto"/>
                        <w:bottom w:val="none" w:sz="0" w:space="0" w:color="auto"/>
                        <w:right w:val="none" w:sz="0" w:space="0" w:color="auto"/>
                      </w:divBdr>
                    </w:div>
                  </w:divsChild>
                </w:div>
                <w:div w:id="1820340177">
                  <w:marLeft w:val="0"/>
                  <w:marRight w:val="0"/>
                  <w:marTop w:val="0"/>
                  <w:marBottom w:val="0"/>
                  <w:divBdr>
                    <w:top w:val="none" w:sz="0" w:space="0" w:color="auto"/>
                    <w:left w:val="none" w:sz="0" w:space="0" w:color="auto"/>
                    <w:bottom w:val="none" w:sz="0" w:space="0" w:color="auto"/>
                    <w:right w:val="none" w:sz="0" w:space="0" w:color="auto"/>
                  </w:divBdr>
                  <w:divsChild>
                    <w:div w:id="139809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21138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8.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7.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png"/><Relationship Id="rId4"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35"/>
        <w:category>
          <w:name w:val="Algemeen"/>
          <w:gallery w:val="placeholder"/>
        </w:category>
        <w:types>
          <w:type w:val="bbPlcHdr"/>
        </w:types>
        <w:behaviors>
          <w:behavior w:val="content"/>
        </w:behaviors>
        <w:guid w:val="{D9C3F8D0-3CD4-4879-8DEF-44DF43374AC8}"/>
      </w:docPartPr>
      <w:docPartBody>
        <w:p w:rsidR="00B4636C" w:rsidRDefault="00E9646F">
          <w:r w:rsidRPr="00F4162B">
            <w:rPr>
              <w:rStyle w:val="Tekstvantijdelijkeaanduiding"/>
            </w:rPr>
            <w:t>Voer alle inhoud in die u wilt herhalen, waaronder andere inhoudsbesturingselementen. U kunt dit besturingselement ook invoegen rond tabelrijen om delen van een tabel te herhalen.</w:t>
          </w:r>
        </w:p>
      </w:docPartBody>
    </w:docPart>
    <w:docPart>
      <w:docPartPr>
        <w:name w:val="3ACA3C803FB0427295B1823B79B3E029"/>
        <w:category>
          <w:name w:val="Algemeen"/>
          <w:gallery w:val="placeholder"/>
        </w:category>
        <w:types>
          <w:type w:val="bbPlcHdr"/>
        </w:types>
        <w:behaviors>
          <w:behavior w:val="content"/>
        </w:behaviors>
        <w:guid w:val="{E7117300-D922-4A19-8259-55FABE561341}"/>
      </w:docPartPr>
      <w:docPartBody>
        <w:p w:rsidR="006C47B9" w:rsidRDefault="008C0981" w:rsidP="008C0981">
          <w:pPr>
            <w:pStyle w:val="3ACA3C803FB0427295B1823B79B3E0292"/>
          </w:pPr>
          <w:r w:rsidRPr="00F4162B">
            <w:rPr>
              <w:rStyle w:val="Tekstvantijdelijkeaanduiding"/>
            </w:rPr>
            <w:t>Klik of tik om tekst in te voeren.</w:t>
          </w:r>
        </w:p>
      </w:docPartBody>
    </w:docPart>
    <w:docPart>
      <w:docPartPr>
        <w:name w:val="7317D71A0D52488A91739A06272224D0"/>
        <w:category>
          <w:name w:val="Algemeen"/>
          <w:gallery w:val="placeholder"/>
        </w:category>
        <w:types>
          <w:type w:val="bbPlcHdr"/>
        </w:types>
        <w:behaviors>
          <w:behavior w:val="content"/>
        </w:behaviors>
        <w:guid w:val="{5FC1D7DE-3F7F-4112-9614-37C0B690CA32}"/>
      </w:docPartPr>
      <w:docPartBody>
        <w:p w:rsidR="006C47B9" w:rsidRDefault="008C0981" w:rsidP="008C0981">
          <w:pPr>
            <w:pStyle w:val="7317D71A0D52488A91739A06272224D02"/>
          </w:pPr>
          <w:r w:rsidRPr="00F4162B">
            <w:rPr>
              <w:rStyle w:val="Tekstvantijdelijkeaanduiding"/>
            </w:rPr>
            <w:t>Klik of tik om tekst in te voeren.</w:t>
          </w:r>
        </w:p>
      </w:docPartBody>
    </w:docPart>
    <w:docPart>
      <w:docPartPr>
        <w:name w:val="1A69FFF7851E4E4CA8D19BB4A06430BF"/>
        <w:category>
          <w:name w:val="Algemeen"/>
          <w:gallery w:val="placeholder"/>
        </w:category>
        <w:types>
          <w:type w:val="bbPlcHdr"/>
        </w:types>
        <w:behaviors>
          <w:behavior w:val="content"/>
        </w:behaviors>
        <w:guid w:val="{DC893754-5D1C-48F2-A40B-760F8E056012}"/>
      </w:docPartPr>
      <w:docPartBody>
        <w:p w:rsidR="00A0751A" w:rsidRDefault="006C47B9" w:rsidP="006C47B9">
          <w:pPr>
            <w:pStyle w:val="1A69FFF7851E4E4CA8D19BB4A06430BF"/>
          </w:pPr>
          <w:r w:rsidRPr="00F4162B">
            <w:rPr>
              <w:rStyle w:val="Tekstvantijdelijkeaanduiding"/>
            </w:rPr>
            <w:t>Voer alle inhoud in die u wilt herhalen, waaronder andere inhoudsbesturingselementen. U kunt dit besturingselement ook invoegen rond tabelrijen om delen van een tabel te herhalen.</w:t>
          </w:r>
        </w:p>
      </w:docPartBody>
    </w:docPart>
    <w:docPart>
      <w:docPartPr>
        <w:name w:val="F39750981C0A48C8AC5A09E1BF386FF8"/>
        <w:category>
          <w:name w:val="Algemeen"/>
          <w:gallery w:val="placeholder"/>
        </w:category>
        <w:types>
          <w:type w:val="bbPlcHdr"/>
        </w:types>
        <w:behaviors>
          <w:behavior w:val="content"/>
        </w:behaviors>
        <w:guid w:val="{03A9D83D-E158-4D32-B578-91D4CA4FC744}"/>
      </w:docPartPr>
      <w:docPartBody>
        <w:p w:rsidR="00A0751A" w:rsidRDefault="008C0981" w:rsidP="008C0981">
          <w:pPr>
            <w:pStyle w:val="F39750981C0A48C8AC5A09E1BF386FF82"/>
          </w:pPr>
          <w:r w:rsidRPr="002867DA">
            <w:rPr>
              <w:rStyle w:val="Tekstvantijdelijkeaanduiding"/>
              <w:rFonts w:cstheme="minorHAnsi"/>
            </w:rPr>
            <w:t>Klik of tik om tekst in te voeren.</w:t>
          </w:r>
        </w:p>
      </w:docPartBody>
    </w:docPart>
    <w:docPart>
      <w:docPartPr>
        <w:name w:val="052FC7583B8A442C8ECEF23564802845"/>
        <w:category>
          <w:name w:val="Algemeen"/>
          <w:gallery w:val="placeholder"/>
        </w:category>
        <w:types>
          <w:type w:val="bbPlcHdr"/>
        </w:types>
        <w:behaviors>
          <w:behavior w:val="content"/>
        </w:behaviors>
        <w:guid w:val="{6011004B-ACE8-4E6F-AF67-176F8E866BCA}"/>
      </w:docPartPr>
      <w:docPartBody>
        <w:p w:rsidR="00C35BEA" w:rsidRDefault="008C0981" w:rsidP="008C0981">
          <w:pPr>
            <w:pStyle w:val="052FC7583B8A442C8ECEF235648028452"/>
          </w:pPr>
          <w:r w:rsidRPr="005F42AF">
            <w:rPr>
              <w:rStyle w:val="Tekstvantijdelijkeaanduiding"/>
              <w:rFonts w:cstheme="minorHAnsi"/>
            </w:rPr>
            <w:t>&lt;naam van het product&gt;</w:t>
          </w:r>
        </w:p>
      </w:docPartBody>
    </w:docPart>
    <w:docPart>
      <w:docPartPr>
        <w:name w:val="44F333253CAD4339A55E5F4CF2058F25"/>
        <w:category>
          <w:name w:val="Algemeen"/>
          <w:gallery w:val="placeholder"/>
        </w:category>
        <w:types>
          <w:type w:val="bbPlcHdr"/>
        </w:types>
        <w:behaviors>
          <w:behavior w:val="content"/>
        </w:behaviors>
        <w:guid w:val="{85C8FC10-7685-4BFE-9478-B404CB768093}"/>
      </w:docPartPr>
      <w:docPartBody>
        <w:p w:rsidR="00C35BEA" w:rsidRDefault="008C0981" w:rsidP="008C0981">
          <w:pPr>
            <w:pStyle w:val="44F333253CAD4339A55E5F4CF2058F252"/>
          </w:pPr>
          <w:r w:rsidRPr="005F42AF">
            <w:rPr>
              <w:rStyle w:val="Tekstvantijdelijkeaanduiding"/>
              <w:rFonts w:cstheme="minorHAnsi"/>
            </w:rPr>
            <w:t>&lt;unique selling point voor het product&gt;</w:t>
          </w:r>
        </w:p>
      </w:docPartBody>
    </w:docPart>
    <w:docPart>
      <w:docPartPr>
        <w:name w:val="50B19DE39E9B40E39FF45C048810BCBC"/>
        <w:category>
          <w:name w:val="Algemeen"/>
          <w:gallery w:val="placeholder"/>
        </w:category>
        <w:types>
          <w:type w:val="bbPlcHdr"/>
        </w:types>
        <w:behaviors>
          <w:behavior w:val="content"/>
        </w:behaviors>
        <w:guid w:val="{0C8E736E-8786-45B7-BC40-5BB4983C1A9B}"/>
      </w:docPartPr>
      <w:docPartBody>
        <w:p w:rsidR="00C35BEA" w:rsidRDefault="008C0981" w:rsidP="008C0981">
          <w:pPr>
            <w:pStyle w:val="50B19DE39E9B40E39FF45C048810BCBC2"/>
          </w:pPr>
          <w:r w:rsidRPr="005F42AF">
            <w:rPr>
              <w:rStyle w:val="Tekstvantijdelijkeaanduiding"/>
              <w:rFonts w:cstheme="minorHAnsi"/>
            </w:rPr>
            <w:t>&lt;Het belangrijkste concurrerende alternatief&gt;</w:t>
          </w:r>
        </w:p>
      </w:docPartBody>
    </w:docPart>
    <w:docPart>
      <w:docPartPr>
        <w:name w:val="ABCD89401D5E48C485D56B7542E8771B"/>
        <w:category>
          <w:name w:val="Algemeen"/>
          <w:gallery w:val="placeholder"/>
        </w:category>
        <w:types>
          <w:type w:val="bbPlcHdr"/>
        </w:types>
        <w:behaviors>
          <w:behavior w:val="content"/>
        </w:behaviors>
        <w:guid w:val="{602B937C-61A8-4080-AE09-327E8B5EF251}"/>
      </w:docPartPr>
      <w:docPartBody>
        <w:p w:rsidR="00C35BEA" w:rsidRDefault="008C0981" w:rsidP="008C0981">
          <w:pPr>
            <w:pStyle w:val="ABCD89401D5E48C485D56B7542E8771B2"/>
          </w:pPr>
          <w:r w:rsidRPr="005F42AF">
            <w:rPr>
              <w:rStyle w:val="Tekstvantijdelijkeaanduiding"/>
              <w:rFonts w:cstheme="minorHAnsi"/>
            </w:rPr>
            <w:t>&lt;beschrijving van de belangrijkste afwijking t.o.v. dit alternatief&gt;</w:t>
          </w:r>
        </w:p>
      </w:docPartBody>
    </w:docPart>
    <w:docPart>
      <w:docPartPr>
        <w:name w:val="524AB2B2A86A4F678A899B59DA887AAE"/>
        <w:category>
          <w:name w:val="Algemeen"/>
          <w:gallery w:val="placeholder"/>
        </w:category>
        <w:types>
          <w:type w:val="bbPlcHdr"/>
        </w:types>
        <w:behaviors>
          <w:behavior w:val="content"/>
        </w:behaviors>
        <w:guid w:val="{F0020051-BEAF-4109-96D6-18392335126C}"/>
      </w:docPartPr>
      <w:docPartBody>
        <w:p w:rsidR="008C0981" w:rsidRDefault="008C0981" w:rsidP="008C0981">
          <w:pPr>
            <w:pStyle w:val="524AB2B2A86A4F678A899B59DA887AAE2"/>
          </w:pPr>
          <w:r w:rsidRPr="0088765E">
            <w:rPr>
              <w:rFonts w:ascii="Gill Sans Nova Cond XBd" w:hAnsi="Gill Sans Nova Cond XBd"/>
              <w:color w:val="9EA700"/>
            </w:rPr>
            <w:t>&lt;je eigen naan&gt;</w:t>
          </w:r>
        </w:p>
      </w:docPartBody>
    </w:docPart>
    <w:docPart>
      <w:docPartPr>
        <w:name w:val="B394B1EC2D4D480CAEF9A6AD58D27B5B"/>
        <w:category>
          <w:name w:val="Algemeen"/>
          <w:gallery w:val="placeholder"/>
        </w:category>
        <w:types>
          <w:type w:val="bbPlcHdr"/>
        </w:types>
        <w:behaviors>
          <w:behavior w:val="content"/>
        </w:behaviors>
        <w:guid w:val="{867DC4FA-CE04-4899-AAEA-99CB77C5243B}"/>
      </w:docPartPr>
      <w:docPartBody>
        <w:p w:rsidR="008C0981" w:rsidRDefault="008C0981" w:rsidP="008C0981">
          <w:pPr>
            <w:pStyle w:val="B394B1EC2D4D480CAEF9A6AD58D27B5B2"/>
          </w:pPr>
          <w:r w:rsidRPr="0088765E">
            <w:rPr>
              <w:rStyle w:val="Tekstvantijdelijkeaanduiding"/>
              <w:rFonts w:ascii="Gill Sans Nova Cond XBd" w:hAnsi="Gill Sans Nova Cond XBd"/>
              <w:color w:val="9EA700"/>
            </w:rPr>
            <w:t>&lt;je studentnummer&gt;</w:t>
          </w:r>
        </w:p>
      </w:docPartBody>
    </w:docPart>
    <w:docPart>
      <w:docPartPr>
        <w:name w:val="B106F848614949CE8B758C20493095D2"/>
        <w:category>
          <w:name w:val="Algemeen"/>
          <w:gallery w:val="placeholder"/>
        </w:category>
        <w:types>
          <w:type w:val="bbPlcHdr"/>
        </w:types>
        <w:behaviors>
          <w:behavior w:val="content"/>
        </w:behaviors>
        <w:guid w:val="{C5936A12-EC22-4E51-A336-BCB4EAB0FDE2}"/>
      </w:docPartPr>
      <w:docPartBody>
        <w:p w:rsidR="008C0981" w:rsidRDefault="008C0981" w:rsidP="008C0981">
          <w:pPr>
            <w:pStyle w:val="B106F848614949CE8B758C20493095D22"/>
          </w:pPr>
          <w:r w:rsidRPr="0088765E">
            <w:rPr>
              <w:rFonts w:ascii="Gill Sans Nova Cond XBd" w:hAnsi="Gill Sans Nova Cond XBd"/>
              <w:color w:val="9EA700"/>
            </w:rPr>
            <w:t>&lt;je eigen naan&gt;</w:t>
          </w:r>
        </w:p>
      </w:docPartBody>
    </w:docPart>
    <w:docPart>
      <w:docPartPr>
        <w:name w:val="DD684669691A4B5A9FC9095B496E09D0"/>
        <w:category>
          <w:name w:val="Algemeen"/>
          <w:gallery w:val="placeholder"/>
        </w:category>
        <w:types>
          <w:type w:val="bbPlcHdr"/>
        </w:types>
        <w:behaviors>
          <w:behavior w:val="content"/>
        </w:behaviors>
        <w:guid w:val="{B0837B11-C1B7-4267-A0AD-CE413E453226}"/>
      </w:docPartPr>
      <w:docPartBody>
        <w:p w:rsidR="008C0981" w:rsidRDefault="008C0981" w:rsidP="008C0981">
          <w:pPr>
            <w:pStyle w:val="DD684669691A4B5A9FC9095B496E09D02"/>
          </w:pPr>
          <w:r w:rsidRPr="0088765E">
            <w:rPr>
              <w:rStyle w:val="Tekstvantijdelijkeaanduiding"/>
              <w:rFonts w:ascii="Gill Sans Nova Cond XBd" w:hAnsi="Gill Sans Nova Cond XBd"/>
              <w:color w:val="9EA700"/>
            </w:rPr>
            <w:t>&lt;je studentnummer&gt;</w:t>
          </w:r>
        </w:p>
      </w:docPartBody>
    </w:docPart>
    <w:docPart>
      <w:docPartPr>
        <w:name w:val="CE6325DF562F4B7A8339E3F42CD872B3"/>
        <w:category>
          <w:name w:val="Algemeen"/>
          <w:gallery w:val="placeholder"/>
        </w:category>
        <w:types>
          <w:type w:val="bbPlcHdr"/>
        </w:types>
        <w:behaviors>
          <w:behavior w:val="content"/>
        </w:behaviors>
        <w:guid w:val="{C6BB6601-0E88-43D7-852E-54167F6746B5}"/>
      </w:docPartPr>
      <w:docPartBody>
        <w:p w:rsidR="00000000" w:rsidRDefault="008C0981">
          <w:pPr>
            <w:pStyle w:val="CE6325DF562F4B7A8339E3F42CD872B3"/>
          </w:pPr>
          <w:r w:rsidRPr="005F42AF">
            <w:rPr>
              <w:rStyle w:val="Tekstvantijdelijkeaanduiding"/>
              <w:rFonts w:cstheme="minorHAnsi"/>
            </w:rPr>
            <w:t>&lt;naam van de klant&gt;</w:t>
          </w:r>
        </w:p>
      </w:docPartBody>
    </w:docPart>
    <w:docPart>
      <w:docPartPr>
        <w:name w:val="1FB0E14C72B249658F212A7C39C3DB9B"/>
        <w:category>
          <w:name w:val="Algemeen"/>
          <w:gallery w:val="placeholder"/>
        </w:category>
        <w:types>
          <w:type w:val="bbPlcHdr"/>
        </w:types>
        <w:behaviors>
          <w:behavior w:val="content"/>
        </w:behaviors>
        <w:guid w:val="{C33DE083-828F-4DD1-AAC3-8839A8DC41D9}"/>
      </w:docPartPr>
      <w:docPartBody>
        <w:p w:rsidR="00000000" w:rsidRDefault="008C0981">
          <w:pPr>
            <w:pStyle w:val="1FB0E14C72B249658F212A7C39C3DB9B"/>
          </w:pPr>
          <w:r w:rsidRPr="005F42AF">
            <w:rPr>
              <w:rStyle w:val="Tekstvantijdelijkeaanduiding"/>
              <w:rFonts w:cstheme="minorHAnsi"/>
            </w:rPr>
            <w:t>&lt;eis, wens of kans&gt;</w:t>
          </w:r>
        </w:p>
      </w:docPartBody>
    </w:docPart>
    <w:docPart>
      <w:docPartPr>
        <w:name w:val="3D59D330FC6C46F3B0287F214A778BA0"/>
        <w:category>
          <w:name w:val="Algemeen"/>
          <w:gallery w:val="placeholder"/>
        </w:category>
        <w:types>
          <w:type w:val="bbPlcHdr"/>
        </w:types>
        <w:behaviors>
          <w:behavior w:val="content"/>
        </w:behaviors>
        <w:guid w:val="{DD713768-1F81-483D-838C-D88E1E937691}"/>
      </w:docPartPr>
      <w:docPartBody>
        <w:p w:rsidR="00000000" w:rsidRDefault="008C0981">
          <w:pPr>
            <w:pStyle w:val="3D59D330FC6C46F3B0287F214A778BA0"/>
          </w:pPr>
          <w:r>
            <w:rPr>
              <w:rStyle w:val="Tekstvantijdelijkeaanduiding"/>
            </w:rPr>
            <w:t>&lt;probleem&gt;</w:t>
          </w:r>
        </w:p>
      </w:docPartBody>
    </w:docPart>
    <w:docPart>
      <w:docPartPr>
        <w:name w:val="56490D2754714C95B37EF33361586021"/>
        <w:category>
          <w:name w:val="Algemeen"/>
          <w:gallery w:val="placeholder"/>
        </w:category>
        <w:types>
          <w:type w:val="bbPlcHdr"/>
        </w:types>
        <w:behaviors>
          <w:behavior w:val="content"/>
        </w:behaviors>
        <w:guid w:val="{EA86AACC-C21F-4C53-A775-7C580D0F5D5F}"/>
      </w:docPartPr>
      <w:docPartBody>
        <w:p w:rsidR="00000000" w:rsidRDefault="006C47B9">
          <w:pPr>
            <w:pStyle w:val="56490D2754714C95B37EF33361586021"/>
          </w:pPr>
          <w:r w:rsidRPr="00F4162B">
            <w:rPr>
              <w:rStyle w:val="Tekstvantijdelijkeaanduiding"/>
            </w:rPr>
            <w:t>Voer alle inhoud in die u wilt herhalen, waaronder andere inhoudsbesturingselementen. U kunt dit besturingselement ook invoegen rond tabelrijen om delen van een tabel te herhalen.</w:t>
          </w:r>
        </w:p>
      </w:docPartBody>
    </w:docPart>
    <w:docPart>
      <w:docPartPr>
        <w:name w:val="10B8691DF0104C1B881C906849B5678C"/>
        <w:category>
          <w:name w:val="Algemeen"/>
          <w:gallery w:val="placeholder"/>
        </w:category>
        <w:types>
          <w:type w:val="bbPlcHdr"/>
        </w:types>
        <w:behaviors>
          <w:behavior w:val="content"/>
        </w:behaviors>
        <w:guid w:val="{16322B15-D2D5-4321-BC51-4CBE544DBC62}"/>
      </w:docPartPr>
      <w:docPartBody>
        <w:p w:rsidR="00000000" w:rsidRDefault="008C0981">
          <w:pPr>
            <w:pStyle w:val="10B8691DF0104C1B881C906849B5678C"/>
          </w:pPr>
          <w:r w:rsidRPr="002867DA">
            <w:rPr>
              <w:rStyle w:val="Tekstvantijdelijkeaanduiding"/>
              <w:rFonts w:cstheme="minorHAnsi"/>
            </w:rPr>
            <w:t>Klik of tik om tekst in te voeren.</w:t>
          </w:r>
        </w:p>
      </w:docPartBody>
    </w:docPart>
    <w:docPart>
      <w:docPartPr>
        <w:name w:val="E8220622F36D4125A1388613AA458D81"/>
        <w:category>
          <w:name w:val="Algemeen"/>
          <w:gallery w:val="placeholder"/>
        </w:category>
        <w:types>
          <w:type w:val="bbPlcHdr"/>
        </w:types>
        <w:behaviors>
          <w:behavior w:val="content"/>
        </w:behaviors>
        <w:guid w:val="{FD6BAE6B-5882-4AAB-A714-4B47485BC98E}"/>
      </w:docPartPr>
      <w:docPartBody>
        <w:p w:rsidR="00000000" w:rsidRDefault="008C0981">
          <w:pPr>
            <w:pStyle w:val="E8220622F36D4125A1388613AA458D81"/>
          </w:pPr>
          <w:r w:rsidRPr="002867DA">
            <w:rPr>
              <w:rStyle w:val="Tekstvantijdelijkeaanduiding"/>
              <w:rFonts w:cstheme="minorHAnsi"/>
            </w:rPr>
            <w:t>Klik of tik om tekst in te voeren.</w:t>
          </w:r>
        </w:p>
      </w:docPartBody>
    </w:docPart>
    <w:docPart>
      <w:docPartPr>
        <w:name w:val="6CE8F3EFF26449AE85A444DED9D18517"/>
        <w:category>
          <w:name w:val="Algemeen"/>
          <w:gallery w:val="placeholder"/>
        </w:category>
        <w:types>
          <w:type w:val="bbPlcHdr"/>
        </w:types>
        <w:behaviors>
          <w:behavior w:val="content"/>
        </w:behaviors>
        <w:guid w:val="{28A05F81-4825-4D1F-B05F-9CAF06D32109}"/>
      </w:docPartPr>
      <w:docPartBody>
        <w:p w:rsidR="00000000" w:rsidRDefault="006C47B9">
          <w:pPr>
            <w:pStyle w:val="6CE8F3EFF26449AE85A444DED9D18517"/>
          </w:pPr>
          <w:r w:rsidRPr="00F4162B">
            <w:rPr>
              <w:rStyle w:val="Tekstvantijdelijkeaanduiding"/>
            </w:rPr>
            <w:t>Voer alle inhoud in die u wilt herhalen, waaronder andere inhoudsbesturingselementen. U kunt dit besturingselement ook invoegen rond tabelrijen om delen van een tabel te herhalen.</w:t>
          </w:r>
        </w:p>
      </w:docPartBody>
    </w:docPart>
    <w:docPart>
      <w:docPartPr>
        <w:name w:val="2DD78E0E2ADB45859AB97D3D93C0AE28"/>
        <w:category>
          <w:name w:val="Algemeen"/>
          <w:gallery w:val="placeholder"/>
        </w:category>
        <w:types>
          <w:type w:val="bbPlcHdr"/>
        </w:types>
        <w:behaviors>
          <w:behavior w:val="content"/>
        </w:behaviors>
        <w:guid w:val="{9D2D6810-3126-43ED-997F-4A4FC61660B5}"/>
      </w:docPartPr>
      <w:docPartBody>
        <w:p w:rsidR="00000000" w:rsidRDefault="00000000">
          <w:pPr>
            <w:pStyle w:val="2DD78E0E2ADB45859AB97D3D93C0AE28"/>
          </w:pPr>
          <w:r w:rsidRPr="002867DA">
            <w:rPr>
              <w:rStyle w:val="Tekstvantijdelijkeaanduiding"/>
              <w:rFonts w:cstheme="minorHAnsi"/>
            </w:rPr>
            <w:t>Klik of tik om tekst in te voeren.</w:t>
          </w:r>
        </w:p>
      </w:docPartBody>
    </w:docPart>
    <w:docPart>
      <w:docPartPr>
        <w:name w:val="29F94C9D1C244808BEBBB7877497F9AB"/>
        <w:category>
          <w:name w:val="Algemeen"/>
          <w:gallery w:val="placeholder"/>
        </w:category>
        <w:types>
          <w:type w:val="bbPlcHdr"/>
        </w:types>
        <w:behaviors>
          <w:behavior w:val="content"/>
        </w:behaviors>
        <w:guid w:val="{EEEC47E4-8256-41F0-8DC3-0FBBCA99FEF9}"/>
      </w:docPartPr>
      <w:docPartBody>
        <w:p w:rsidR="00000000" w:rsidRDefault="008C0981">
          <w:pPr>
            <w:pStyle w:val="29F94C9D1C244808BEBBB7877497F9AB"/>
          </w:pPr>
          <w:r w:rsidRPr="002867DA">
            <w:rPr>
              <w:rStyle w:val="Tekstvantijdelijkeaanduiding"/>
              <w:rFonts w:cstheme="minorHAnsi"/>
            </w:rPr>
            <w:t>Klik of tik om tekst in te voeren.</w:t>
          </w:r>
        </w:p>
      </w:docPartBody>
    </w:docPart>
    <w:docPart>
      <w:docPartPr>
        <w:name w:val="FD71B5BD07AC45E9BD80ECEBA1DB84DF"/>
        <w:category>
          <w:name w:val="Algemeen"/>
          <w:gallery w:val="placeholder"/>
        </w:category>
        <w:types>
          <w:type w:val="bbPlcHdr"/>
        </w:types>
        <w:behaviors>
          <w:behavior w:val="content"/>
        </w:behaviors>
        <w:guid w:val="{CF0EE1F1-867A-4486-BEFA-411F8392F1D6}"/>
      </w:docPartPr>
      <w:docPartBody>
        <w:p w:rsidR="00000000" w:rsidRDefault="00000000">
          <w:pPr>
            <w:pStyle w:val="FD71B5BD07AC45E9BD80ECEBA1DB84DF"/>
          </w:pPr>
          <w:r w:rsidRPr="00F4162B">
            <w:rPr>
              <w:rStyle w:val="Tekstvantijdelijkeaanduiding"/>
            </w:rPr>
            <w:t>Voer alle inhoud in die u wilt herhalen, waaronder andere inhoudsbesturingselementen. U kunt dit besturingselement ook invoegen rond tabelrijen om delen van een tabel te herhalen.</w:t>
          </w:r>
        </w:p>
      </w:docPartBody>
    </w:docPart>
    <w:docPart>
      <w:docPartPr>
        <w:name w:val="C4CCE8E4831C479D95901087C29D9368"/>
        <w:category>
          <w:name w:val="Algemeen"/>
          <w:gallery w:val="placeholder"/>
        </w:category>
        <w:types>
          <w:type w:val="bbPlcHdr"/>
        </w:types>
        <w:behaviors>
          <w:behavior w:val="content"/>
        </w:behaviors>
        <w:guid w:val="{A420CAEE-5FFB-44CD-9DC1-47F8BF033811}"/>
      </w:docPartPr>
      <w:docPartBody>
        <w:p w:rsidR="00000000" w:rsidRDefault="008C0981">
          <w:pPr>
            <w:pStyle w:val="C4CCE8E4831C479D95901087C29D9368"/>
          </w:pPr>
          <w:r w:rsidRPr="002867DA">
            <w:rPr>
              <w:rStyle w:val="Tekstvantijdelijkeaanduiding"/>
              <w:rFonts w:cstheme="minorHAnsi"/>
            </w:rPr>
            <w:t>Klik of tik om tekst in te voeren.</w:t>
          </w:r>
        </w:p>
      </w:docPartBody>
    </w:docPart>
    <w:docPart>
      <w:docPartPr>
        <w:name w:val="AC029ABB23604119A0A08BB32D928E30"/>
        <w:category>
          <w:name w:val="Algemeen"/>
          <w:gallery w:val="placeholder"/>
        </w:category>
        <w:types>
          <w:type w:val="bbPlcHdr"/>
        </w:types>
        <w:behaviors>
          <w:behavior w:val="content"/>
        </w:behaviors>
        <w:guid w:val="{002CC2A5-90EF-4058-8848-5E630ACCF043}"/>
      </w:docPartPr>
      <w:docPartBody>
        <w:p w:rsidR="00000000" w:rsidRDefault="006C47B9">
          <w:pPr>
            <w:pStyle w:val="AC029ABB23604119A0A08BB32D928E30"/>
          </w:pPr>
          <w:r w:rsidRPr="00F4162B">
            <w:rPr>
              <w:rStyle w:val="Tekstvantijdelijkeaanduiding"/>
            </w:rPr>
            <w:t>Voer alle inhoud in die u wilt herhalen, waaronder andere inhoudsbesturingselementen. U kunt dit besturingselement ook invoegen rond tabelrijen om delen van een tabel te herhalen.</w:t>
          </w:r>
        </w:p>
      </w:docPartBody>
    </w:docPart>
    <w:docPart>
      <w:docPartPr>
        <w:name w:val="FC030F1D3A9A41BC80B6294052A28FF5"/>
        <w:category>
          <w:name w:val="Algemeen"/>
          <w:gallery w:val="placeholder"/>
        </w:category>
        <w:types>
          <w:type w:val="bbPlcHdr"/>
        </w:types>
        <w:behaviors>
          <w:behavior w:val="content"/>
        </w:behaviors>
        <w:guid w:val="{DF840AF9-2000-4701-ABEE-7799CDF72B00}"/>
      </w:docPartPr>
      <w:docPartBody>
        <w:p w:rsidR="00000000" w:rsidRDefault="0087640F" w:rsidP="0087640F">
          <w:pPr>
            <w:pStyle w:val="FC030F1D3A9A41BC80B6294052A28FF5"/>
          </w:pPr>
          <w:r w:rsidRPr="00F4162B">
            <w:rPr>
              <w:rStyle w:val="Tekstvantijdelijkeaanduiding"/>
            </w:rPr>
            <w:t>Voer alle inhoud in die u wilt herhalen, waaronder andere inhoudsbesturingselementen. U kunt dit besturingselement ook invoegen rond tabelrijen om delen van een tabel te herhalen.</w:t>
          </w:r>
        </w:p>
      </w:docPartBody>
    </w:docPart>
    <w:docPart>
      <w:docPartPr>
        <w:name w:val="18B95C8E692B4E2FACE8B02EAF20BAAB"/>
        <w:category>
          <w:name w:val="Algemeen"/>
          <w:gallery w:val="placeholder"/>
        </w:category>
        <w:types>
          <w:type w:val="bbPlcHdr"/>
        </w:types>
        <w:behaviors>
          <w:behavior w:val="content"/>
        </w:behaviors>
        <w:guid w:val="{D2B1797A-99F9-4E09-BEB7-75D27CD13A0C}"/>
      </w:docPartPr>
      <w:docPartBody>
        <w:p w:rsidR="00000000" w:rsidRDefault="00000000">
          <w:pPr>
            <w:pStyle w:val="18B95C8E692B4E2FACE8B02EAF20BAAB"/>
          </w:pPr>
          <w:r w:rsidRPr="002867DA">
            <w:rPr>
              <w:rStyle w:val="Tekstvantijdelijkeaanduiding"/>
              <w:rFonts w:cstheme="minorHAnsi"/>
            </w:rPr>
            <w:t>Klik of tik om tekst in te voeren.</w:t>
          </w:r>
        </w:p>
      </w:docPartBody>
    </w:docPart>
    <w:docPart>
      <w:docPartPr>
        <w:name w:val="529963D303D04612B41C1198FAD2CC9E"/>
        <w:category>
          <w:name w:val="Algemeen"/>
          <w:gallery w:val="placeholder"/>
        </w:category>
        <w:types>
          <w:type w:val="bbPlcHdr"/>
        </w:types>
        <w:behaviors>
          <w:behavior w:val="content"/>
        </w:behaviors>
        <w:guid w:val="{7F579439-515F-40B9-B741-A0D51D606C2F}"/>
      </w:docPartPr>
      <w:docPartBody>
        <w:p w:rsidR="00000000" w:rsidRDefault="008C0981">
          <w:pPr>
            <w:pStyle w:val="529963D303D04612B41C1198FAD2CC9E"/>
          </w:pPr>
          <w:r>
            <w:rPr>
              <w:rStyle w:val="Tekstvantijdelijkeaanduiding"/>
            </w:rPr>
            <w:t>&lt;doelgroep&gt;</w:t>
          </w:r>
        </w:p>
      </w:docPartBody>
    </w:docPart>
    <w:docPart>
      <w:docPartPr>
        <w:name w:val="EE5D84832BB14D809C4270DFCD8B8EE0"/>
        <w:category>
          <w:name w:val="Algemeen"/>
          <w:gallery w:val="placeholder"/>
        </w:category>
        <w:types>
          <w:type w:val="bbPlcHdr"/>
        </w:types>
        <w:behaviors>
          <w:behavior w:val="content"/>
        </w:behaviors>
        <w:guid w:val="{0AC2AAAB-B633-4691-BE6A-62CADA816AAD}"/>
      </w:docPartPr>
      <w:docPartBody>
        <w:p w:rsidR="00000000" w:rsidRDefault="008C0981">
          <w:pPr>
            <w:pStyle w:val="EE5D84832BB14D809C4270DFCD8B8EE0"/>
          </w:pPr>
          <w:r>
            <w:rPr>
              <w:rStyle w:val="Tekstvantijdelijkeaanduiding"/>
            </w:rPr>
            <w:t>&lt;product&gt;</w:t>
          </w:r>
        </w:p>
      </w:docPartBody>
    </w:docPart>
    <w:docPart>
      <w:docPartPr>
        <w:name w:val="14393D805D184F6DBAC93F5219EE3106"/>
        <w:category>
          <w:name w:val="Algemeen"/>
          <w:gallery w:val="placeholder"/>
        </w:category>
        <w:types>
          <w:type w:val="bbPlcHdr"/>
        </w:types>
        <w:behaviors>
          <w:behavior w:val="content"/>
        </w:behaviors>
        <w:guid w:val="{8E00C8C1-95B1-46C8-9D9A-336352E386E1}"/>
      </w:docPartPr>
      <w:docPartBody>
        <w:p w:rsidR="00000000" w:rsidRDefault="008C0981">
          <w:pPr>
            <w:pStyle w:val="14393D805D184F6DBAC93F5219EE3106"/>
          </w:pPr>
          <w:r>
            <w:rPr>
              <w:rStyle w:val="Tekstvantijdelijkeaanduiding"/>
            </w:rPr>
            <w:t>&lt;waarde&gt;</w:t>
          </w:r>
        </w:p>
      </w:docPartBody>
    </w:docPart>
    <w:docPart>
      <w:docPartPr>
        <w:name w:val="27B0A6FD24334AA99E75E96093D6142C"/>
        <w:category>
          <w:name w:val="Algemeen"/>
          <w:gallery w:val="placeholder"/>
        </w:category>
        <w:types>
          <w:type w:val="bbPlcHdr"/>
        </w:types>
        <w:behaviors>
          <w:behavior w:val="content"/>
        </w:behaviors>
        <w:guid w:val="{0CBB0540-88DC-45AD-8C41-74FA092F66E7}"/>
      </w:docPartPr>
      <w:docPartBody>
        <w:p w:rsidR="00000000" w:rsidRDefault="008C0981">
          <w:pPr>
            <w:pStyle w:val="27B0A6FD24334AA99E75E96093D6142C"/>
          </w:pPr>
          <w:r w:rsidRPr="005F42AF">
            <w:rPr>
              <w:rStyle w:val="Tekstvantijdelijkeaanduiding"/>
              <w:rFonts w:cstheme="minorHAnsi"/>
            </w:rPr>
            <w:t>&lt;type van het product&gt;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ill Sans Nova Cond XBd">
    <w:charset w:val="00"/>
    <w:family w:val="swiss"/>
    <w:pitch w:val="variable"/>
    <w:sig w:usb0="80000287" w:usb1="00000002"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Neue">
    <w:altName w:val="Arial"/>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646F"/>
    <w:rsid w:val="00011893"/>
    <w:rsid w:val="002F5250"/>
    <w:rsid w:val="00666571"/>
    <w:rsid w:val="006C47B9"/>
    <w:rsid w:val="0087640F"/>
    <w:rsid w:val="008C0981"/>
    <w:rsid w:val="009F6312"/>
    <w:rsid w:val="00A0751A"/>
    <w:rsid w:val="00B4636C"/>
    <w:rsid w:val="00C35BEA"/>
    <w:rsid w:val="00E9646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4:docId w14:val="2D410B43"/>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87640F"/>
    <w:rPr>
      <w:color w:val="808080"/>
    </w:rPr>
  </w:style>
  <w:style w:type="paragraph" w:customStyle="1" w:styleId="1A69FFF7851E4E4CA8D19BB4A06430BF">
    <w:name w:val="1A69FFF7851E4E4CA8D19BB4A06430BF"/>
    <w:rsid w:val="006C47B9"/>
  </w:style>
  <w:style w:type="paragraph" w:customStyle="1" w:styleId="B32AB49651F24A4E9D0AABD9B9E25286">
    <w:name w:val="B32AB49651F24A4E9D0AABD9B9E25286"/>
    <w:rsid w:val="006C47B9"/>
  </w:style>
  <w:style w:type="paragraph" w:customStyle="1" w:styleId="ABE99E0327E34860B5E909D668643FA9">
    <w:name w:val="ABE99E0327E34860B5E909D668643FA9"/>
    <w:rsid w:val="006C47B9"/>
  </w:style>
  <w:style w:type="paragraph" w:customStyle="1" w:styleId="4B5F95A66D964FD88695619CA797F0BD">
    <w:name w:val="4B5F95A66D964FD88695619CA797F0BD"/>
    <w:rsid w:val="00A0751A"/>
    <w:rPr>
      <w:rFonts w:eastAsiaTheme="minorHAnsi"/>
      <w:lang w:eastAsia="en-US"/>
    </w:rPr>
  </w:style>
  <w:style w:type="paragraph" w:customStyle="1" w:styleId="8B9BD6DD7A3440BABFAA68FD1203122A">
    <w:name w:val="8B9BD6DD7A3440BABFAA68FD1203122A"/>
    <w:rsid w:val="00A0751A"/>
    <w:rPr>
      <w:rFonts w:eastAsiaTheme="minorHAnsi"/>
      <w:lang w:eastAsia="en-US"/>
    </w:rPr>
  </w:style>
  <w:style w:type="paragraph" w:customStyle="1" w:styleId="B9F020B37080435F9AAFAF77742D2E62">
    <w:name w:val="B9F020B37080435F9AAFAF77742D2E62"/>
    <w:rsid w:val="00A0751A"/>
    <w:rPr>
      <w:rFonts w:eastAsiaTheme="minorHAnsi"/>
      <w:lang w:eastAsia="en-US"/>
    </w:rPr>
  </w:style>
  <w:style w:type="paragraph" w:customStyle="1" w:styleId="229C4775F99E40FF9B9DF2B0E7ECE026">
    <w:name w:val="229C4775F99E40FF9B9DF2B0E7ECE026"/>
    <w:rsid w:val="00A0751A"/>
    <w:rPr>
      <w:rFonts w:eastAsiaTheme="minorHAnsi"/>
      <w:lang w:eastAsia="en-US"/>
    </w:rPr>
  </w:style>
  <w:style w:type="paragraph" w:customStyle="1" w:styleId="747BC5EA2EC74DF8ABB9BC378BB43569">
    <w:name w:val="747BC5EA2EC74DF8ABB9BC378BB43569"/>
    <w:rsid w:val="00A0751A"/>
    <w:rPr>
      <w:rFonts w:eastAsiaTheme="minorHAnsi"/>
      <w:lang w:eastAsia="en-US"/>
    </w:rPr>
  </w:style>
  <w:style w:type="paragraph" w:customStyle="1" w:styleId="581D32963BED4F678ADA922C5DCEA07C1">
    <w:name w:val="581D32963BED4F678ADA922C5DCEA07C1"/>
    <w:rsid w:val="00A0751A"/>
    <w:rPr>
      <w:rFonts w:eastAsiaTheme="minorHAnsi"/>
      <w:lang w:eastAsia="en-US"/>
    </w:rPr>
  </w:style>
  <w:style w:type="paragraph" w:customStyle="1" w:styleId="67898B878E244B90B10C1BED5A4867EC1">
    <w:name w:val="67898B878E244B90B10C1BED5A4867EC1"/>
    <w:rsid w:val="00A0751A"/>
    <w:rPr>
      <w:rFonts w:eastAsiaTheme="minorHAnsi"/>
      <w:lang w:eastAsia="en-US"/>
    </w:rPr>
  </w:style>
  <w:style w:type="paragraph" w:customStyle="1" w:styleId="052FC7583B8A442C8ECEF235648028451">
    <w:name w:val="052FC7583B8A442C8ECEF235648028451"/>
    <w:rsid w:val="00A0751A"/>
    <w:rPr>
      <w:rFonts w:eastAsiaTheme="minorHAnsi"/>
      <w:lang w:eastAsia="en-US"/>
    </w:rPr>
  </w:style>
  <w:style w:type="paragraph" w:customStyle="1" w:styleId="50680E5006094A688184E001C3E1FB861">
    <w:name w:val="50680E5006094A688184E001C3E1FB861"/>
    <w:rsid w:val="00A0751A"/>
    <w:rPr>
      <w:rFonts w:eastAsiaTheme="minorHAnsi"/>
      <w:lang w:eastAsia="en-US"/>
    </w:rPr>
  </w:style>
  <w:style w:type="paragraph" w:customStyle="1" w:styleId="44F333253CAD4339A55E5F4CF2058F251">
    <w:name w:val="44F333253CAD4339A55E5F4CF2058F251"/>
    <w:rsid w:val="00A0751A"/>
    <w:rPr>
      <w:rFonts w:eastAsiaTheme="minorHAnsi"/>
      <w:lang w:eastAsia="en-US"/>
    </w:rPr>
  </w:style>
  <w:style w:type="paragraph" w:customStyle="1" w:styleId="50B19DE39E9B40E39FF45C048810BCBC1">
    <w:name w:val="50B19DE39E9B40E39FF45C048810BCBC1"/>
    <w:rsid w:val="00A0751A"/>
    <w:rPr>
      <w:rFonts w:eastAsiaTheme="minorHAnsi"/>
      <w:lang w:eastAsia="en-US"/>
    </w:rPr>
  </w:style>
  <w:style w:type="paragraph" w:customStyle="1" w:styleId="ABCD89401D5E48C485D56B7542E8771B1">
    <w:name w:val="ABCD89401D5E48C485D56B7542E8771B1"/>
    <w:rsid w:val="00A0751A"/>
    <w:rPr>
      <w:rFonts w:eastAsiaTheme="minorHAnsi"/>
      <w:lang w:eastAsia="en-US"/>
    </w:rPr>
  </w:style>
  <w:style w:type="paragraph" w:customStyle="1" w:styleId="052E8EEA8F0748239268FF18527A172B">
    <w:name w:val="052E8EEA8F0748239268FF18527A172B"/>
    <w:rsid w:val="00A0751A"/>
    <w:rPr>
      <w:rFonts w:eastAsiaTheme="minorHAnsi"/>
      <w:lang w:eastAsia="en-US"/>
    </w:rPr>
  </w:style>
  <w:style w:type="paragraph" w:customStyle="1" w:styleId="68EDF22ACFCA4961A069BD4EFAFE8338">
    <w:name w:val="68EDF22ACFCA4961A069BD4EFAFE8338"/>
    <w:rsid w:val="00A0751A"/>
    <w:rPr>
      <w:rFonts w:eastAsiaTheme="minorHAnsi"/>
      <w:lang w:eastAsia="en-US"/>
    </w:rPr>
  </w:style>
  <w:style w:type="paragraph" w:customStyle="1" w:styleId="3ACA3C803FB0427295B1823B79B3E029">
    <w:name w:val="3ACA3C803FB0427295B1823B79B3E029"/>
    <w:rsid w:val="00A0751A"/>
    <w:rPr>
      <w:rFonts w:eastAsiaTheme="minorHAnsi"/>
      <w:lang w:eastAsia="en-US"/>
    </w:rPr>
  </w:style>
  <w:style w:type="paragraph" w:customStyle="1" w:styleId="7317D71A0D52488A91739A06272224D0">
    <w:name w:val="7317D71A0D52488A91739A06272224D0"/>
    <w:rsid w:val="00A0751A"/>
    <w:rPr>
      <w:rFonts w:eastAsiaTheme="minorHAnsi"/>
      <w:lang w:eastAsia="en-US"/>
    </w:rPr>
  </w:style>
  <w:style w:type="paragraph" w:customStyle="1" w:styleId="F39750981C0A48C8AC5A09E1BF386FF81">
    <w:name w:val="F39750981C0A48C8AC5A09E1BF386FF81"/>
    <w:rsid w:val="00A0751A"/>
    <w:pPr>
      <w:ind w:left="720"/>
      <w:contextualSpacing/>
    </w:pPr>
    <w:rPr>
      <w:rFonts w:eastAsiaTheme="minorHAnsi"/>
      <w:lang w:eastAsia="en-US"/>
    </w:rPr>
  </w:style>
  <w:style w:type="paragraph" w:customStyle="1" w:styleId="A38212862E624225922C9B063C9A3A9E1">
    <w:name w:val="A38212862E624225922C9B063C9A3A9E1"/>
    <w:rsid w:val="00A0751A"/>
    <w:pPr>
      <w:ind w:left="720"/>
      <w:contextualSpacing/>
    </w:pPr>
    <w:rPr>
      <w:rFonts w:eastAsiaTheme="minorHAnsi"/>
      <w:lang w:eastAsia="en-US"/>
    </w:rPr>
  </w:style>
  <w:style w:type="paragraph" w:customStyle="1" w:styleId="B26DCB5BBECB4F83A8CA04625A4C98F11">
    <w:name w:val="B26DCB5BBECB4F83A8CA04625A4C98F11"/>
    <w:rsid w:val="00A0751A"/>
    <w:pPr>
      <w:ind w:left="720"/>
      <w:contextualSpacing/>
    </w:pPr>
    <w:rPr>
      <w:rFonts w:eastAsiaTheme="minorHAnsi"/>
      <w:lang w:eastAsia="en-US"/>
    </w:rPr>
  </w:style>
  <w:style w:type="paragraph" w:customStyle="1" w:styleId="36C26EFAE4AC46038A53BF9EA1C6955D1">
    <w:name w:val="36C26EFAE4AC46038A53BF9EA1C6955D1"/>
    <w:rsid w:val="00A0751A"/>
    <w:pPr>
      <w:tabs>
        <w:tab w:val="center" w:pos="4536"/>
        <w:tab w:val="right" w:pos="9072"/>
      </w:tabs>
      <w:spacing w:after="0" w:line="240" w:lineRule="auto"/>
    </w:pPr>
    <w:rPr>
      <w:rFonts w:eastAsiaTheme="minorHAnsi"/>
      <w:lang w:eastAsia="en-US"/>
    </w:rPr>
  </w:style>
  <w:style w:type="paragraph" w:customStyle="1" w:styleId="9B3C1B2813654C93871C0567FE0A6774">
    <w:name w:val="9B3C1B2813654C93871C0567FE0A6774"/>
    <w:rsid w:val="00A0751A"/>
    <w:pPr>
      <w:tabs>
        <w:tab w:val="center" w:pos="4536"/>
        <w:tab w:val="right" w:pos="9072"/>
      </w:tabs>
      <w:spacing w:after="0" w:line="240" w:lineRule="auto"/>
    </w:pPr>
    <w:rPr>
      <w:rFonts w:eastAsiaTheme="minorHAnsi"/>
      <w:lang w:eastAsia="en-US"/>
    </w:rPr>
  </w:style>
  <w:style w:type="paragraph" w:customStyle="1" w:styleId="AA4716A9BE914D99A396C703513C10311">
    <w:name w:val="AA4716A9BE914D99A396C703513C10311"/>
    <w:rsid w:val="00A0751A"/>
    <w:pPr>
      <w:tabs>
        <w:tab w:val="center" w:pos="4536"/>
        <w:tab w:val="right" w:pos="9072"/>
      </w:tabs>
      <w:spacing w:after="0" w:line="240" w:lineRule="auto"/>
    </w:pPr>
    <w:rPr>
      <w:rFonts w:eastAsiaTheme="minorHAnsi"/>
      <w:lang w:eastAsia="en-US"/>
    </w:rPr>
  </w:style>
  <w:style w:type="paragraph" w:customStyle="1" w:styleId="9B23B95D53C64793A5F73391FB9993191">
    <w:name w:val="9B23B95D53C64793A5F73391FB9993191"/>
    <w:rsid w:val="00A0751A"/>
    <w:pPr>
      <w:tabs>
        <w:tab w:val="center" w:pos="4536"/>
        <w:tab w:val="right" w:pos="9072"/>
      </w:tabs>
      <w:spacing w:after="0" w:line="240" w:lineRule="auto"/>
    </w:pPr>
    <w:rPr>
      <w:rFonts w:eastAsiaTheme="minorHAnsi"/>
      <w:lang w:eastAsia="en-US"/>
    </w:rPr>
  </w:style>
  <w:style w:type="paragraph" w:customStyle="1" w:styleId="979F0BD1B1924D00A8A8060E5DBDC332">
    <w:name w:val="979F0BD1B1924D00A8A8060E5DBDC332"/>
    <w:rsid w:val="00666571"/>
  </w:style>
  <w:style w:type="paragraph" w:customStyle="1" w:styleId="9BD45D1F6FA0404A8EFCADC2BD4B7472">
    <w:name w:val="9BD45D1F6FA0404A8EFCADC2BD4B7472"/>
    <w:rsid w:val="00666571"/>
  </w:style>
  <w:style w:type="paragraph" w:customStyle="1" w:styleId="B241441B8E6C421DB027CE344811DE02">
    <w:name w:val="B241441B8E6C421DB027CE344811DE02"/>
    <w:rsid w:val="00666571"/>
  </w:style>
  <w:style w:type="paragraph" w:customStyle="1" w:styleId="5F9DD00C2C1E42B8B887ECBFA8174B47">
    <w:name w:val="5F9DD00C2C1E42B8B887ECBFA8174B47"/>
    <w:rsid w:val="00666571"/>
  </w:style>
  <w:style w:type="paragraph" w:customStyle="1" w:styleId="BF28A1E2C61043F98C230BE2CF207083">
    <w:name w:val="BF28A1E2C61043F98C230BE2CF207083"/>
    <w:rsid w:val="00666571"/>
  </w:style>
  <w:style w:type="paragraph" w:customStyle="1" w:styleId="C558B7B802E74934B7A79E0C5833A2C5">
    <w:name w:val="C558B7B802E74934B7A79E0C5833A2C5"/>
    <w:rsid w:val="00666571"/>
  </w:style>
  <w:style w:type="paragraph" w:customStyle="1" w:styleId="EF3AFA86ED484D969310C810B61B25D6">
    <w:name w:val="EF3AFA86ED484D969310C810B61B25D6"/>
    <w:rsid w:val="00666571"/>
  </w:style>
  <w:style w:type="paragraph" w:customStyle="1" w:styleId="900A99419BBA4C519FF66A5CB1D5D10F">
    <w:name w:val="900A99419BBA4C519FF66A5CB1D5D10F"/>
    <w:rsid w:val="00666571"/>
  </w:style>
  <w:style w:type="paragraph" w:customStyle="1" w:styleId="13D3B62AFD404EC39BD0EEAB888AB2C5">
    <w:name w:val="13D3B62AFD404EC39BD0EEAB888AB2C5"/>
    <w:rsid w:val="00666571"/>
  </w:style>
  <w:style w:type="paragraph" w:customStyle="1" w:styleId="23D6C19C3F92494A8C1803446FB72ED8">
    <w:name w:val="23D6C19C3F92494A8C1803446FB72ED8"/>
    <w:rsid w:val="00666571"/>
  </w:style>
  <w:style w:type="paragraph" w:customStyle="1" w:styleId="45EDF77E68B7469BA670F0262BC0078B">
    <w:name w:val="45EDF77E68B7469BA670F0262BC0078B"/>
    <w:rsid w:val="009F6312"/>
  </w:style>
  <w:style w:type="paragraph" w:customStyle="1" w:styleId="0195F7ACCCAD4FF4AEDB134DE611490D">
    <w:name w:val="0195F7ACCCAD4FF4AEDB134DE611490D"/>
    <w:rsid w:val="009F6312"/>
  </w:style>
  <w:style w:type="paragraph" w:customStyle="1" w:styleId="8EA595D2A5FE4BAEAC07C38B9D54418D">
    <w:name w:val="8EA595D2A5FE4BAEAC07C38B9D54418D"/>
    <w:rsid w:val="009F6312"/>
  </w:style>
  <w:style w:type="paragraph" w:customStyle="1" w:styleId="C0711A12FFDB41F39BE6180FA47ED0C7">
    <w:name w:val="C0711A12FFDB41F39BE6180FA47ED0C7"/>
    <w:rsid w:val="009F6312"/>
  </w:style>
  <w:style w:type="paragraph" w:customStyle="1" w:styleId="524AB2B2A86A4F678A899B59DA887AAE">
    <w:name w:val="524AB2B2A86A4F678A899B59DA887AAE"/>
    <w:rsid w:val="009F6312"/>
  </w:style>
  <w:style w:type="paragraph" w:customStyle="1" w:styleId="B394B1EC2D4D480CAEF9A6AD58D27B5B">
    <w:name w:val="B394B1EC2D4D480CAEF9A6AD58D27B5B"/>
    <w:rsid w:val="009F6312"/>
  </w:style>
  <w:style w:type="paragraph" w:customStyle="1" w:styleId="B106F848614949CE8B758C20493095D2">
    <w:name w:val="B106F848614949CE8B758C20493095D2"/>
    <w:rsid w:val="009F6312"/>
  </w:style>
  <w:style w:type="paragraph" w:customStyle="1" w:styleId="DD684669691A4B5A9FC9095B496E09D0">
    <w:name w:val="DD684669691A4B5A9FC9095B496E09D0"/>
    <w:rsid w:val="009F6312"/>
  </w:style>
  <w:style w:type="paragraph" w:customStyle="1" w:styleId="C20380367A054B6ABA9203989AD46933">
    <w:name w:val="C20380367A054B6ABA9203989AD46933"/>
    <w:rsid w:val="009F6312"/>
  </w:style>
  <w:style w:type="paragraph" w:customStyle="1" w:styleId="FB3E122C487B46B5852E46FDE5AE2EBD">
    <w:name w:val="FB3E122C487B46B5852E46FDE5AE2EBD"/>
    <w:rsid w:val="009F6312"/>
  </w:style>
  <w:style w:type="paragraph" w:customStyle="1" w:styleId="FD7FAB5835764635BE24AF4D1993BB85">
    <w:name w:val="FD7FAB5835764635BE24AF4D1993BB85"/>
    <w:rsid w:val="009F6312"/>
  </w:style>
  <w:style w:type="paragraph" w:customStyle="1" w:styleId="4B5F95A66D964FD88695619CA797F0BD1">
    <w:name w:val="4B5F95A66D964FD88695619CA797F0BD1"/>
    <w:rsid w:val="009F6312"/>
    <w:rPr>
      <w:rFonts w:eastAsiaTheme="minorHAnsi"/>
      <w:lang w:eastAsia="en-US"/>
    </w:rPr>
  </w:style>
  <w:style w:type="paragraph" w:customStyle="1" w:styleId="8B9BD6DD7A3440BABFAA68FD1203122A1">
    <w:name w:val="8B9BD6DD7A3440BABFAA68FD1203122A1"/>
    <w:rsid w:val="009F6312"/>
    <w:rPr>
      <w:rFonts w:eastAsiaTheme="minorHAnsi"/>
      <w:lang w:eastAsia="en-US"/>
    </w:rPr>
  </w:style>
  <w:style w:type="paragraph" w:customStyle="1" w:styleId="B9F020B37080435F9AAFAF77742D2E621">
    <w:name w:val="B9F020B37080435F9AAFAF77742D2E621"/>
    <w:rsid w:val="009F6312"/>
    <w:rPr>
      <w:rFonts w:eastAsiaTheme="minorHAnsi"/>
      <w:lang w:eastAsia="en-US"/>
    </w:rPr>
  </w:style>
  <w:style w:type="paragraph" w:customStyle="1" w:styleId="229C4775F99E40FF9B9DF2B0E7ECE0261">
    <w:name w:val="229C4775F99E40FF9B9DF2B0E7ECE0261"/>
    <w:rsid w:val="009F6312"/>
    <w:rPr>
      <w:rFonts w:eastAsiaTheme="minorHAnsi"/>
      <w:lang w:eastAsia="en-US"/>
    </w:rPr>
  </w:style>
  <w:style w:type="paragraph" w:customStyle="1" w:styleId="747BC5EA2EC74DF8ABB9BC378BB435691">
    <w:name w:val="747BC5EA2EC74DF8ABB9BC378BB435691"/>
    <w:rsid w:val="009F6312"/>
    <w:rPr>
      <w:rFonts w:eastAsiaTheme="minorHAnsi"/>
      <w:lang w:eastAsia="en-US"/>
    </w:rPr>
  </w:style>
  <w:style w:type="paragraph" w:customStyle="1" w:styleId="581D32963BED4F678ADA922C5DCEA07C">
    <w:name w:val="581D32963BED4F678ADA922C5DCEA07C"/>
    <w:rsid w:val="009F6312"/>
    <w:rPr>
      <w:rFonts w:eastAsiaTheme="minorHAnsi"/>
      <w:lang w:eastAsia="en-US"/>
    </w:rPr>
  </w:style>
  <w:style w:type="paragraph" w:customStyle="1" w:styleId="67898B878E244B90B10C1BED5A4867EC">
    <w:name w:val="67898B878E244B90B10C1BED5A4867EC"/>
    <w:rsid w:val="009F6312"/>
    <w:rPr>
      <w:rFonts w:eastAsiaTheme="minorHAnsi"/>
      <w:lang w:eastAsia="en-US"/>
    </w:rPr>
  </w:style>
  <w:style w:type="paragraph" w:customStyle="1" w:styleId="052FC7583B8A442C8ECEF23564802845">
    <w:name w:val="052FC7583B8A442C8ECEF23564802845"/>
    <w:rsid w:val="009F6312"/>
    <w:rPr>
      <w:rFonts w:eastAsiaTheme="minorHAnsi"/>
      <w:lang w:eastAsia="en-US"/>
    </w:rPr>
  </w:style>
  <w:style w:type="paragraph" w:customStyle="1" w:styleId="50680E5006094A688184E001C3E1FB86">
    <w:name w:val="50680E5006094A688184E001C3E1FB86"/>
    <w:rsid w:val="009F6312"/>
    <w:rPr>
      <w:rFonts w:eastAsiaTheme="minorHAnsi"/>
      <w:lang w:eastAsia="en-US"/>
    </w:rPr>
  </w:style>
  <w:style w:type="paragraph" w:customStyle="1" w:styleId="44F333253CAD4339A55E5F4CF2058F25">
    <w:name w:val="44F333253CAD4339A55E5F4CF2058F25"/>
    <w:rsid w:val="009F6312"/>
    <w:rPr>
      <w:rFonts w:eastAsiaTheme="minorHAnsi"/>
      <w:lang w:eastAsia="en-US"/>
    </w:rPr>
  </w:style>
  <w:style w:type="paragraph" w:customStyle="1" w:styleId="50B19DE39E9B40E39FF45C048810BCBC">
    <w:name w:val="50B19DE39E9B40E39FF45C048810BCBC"/>
    <w:rsid w:val="009F6312"/>
    <w:rPr>
      <w:rFonts w:eastAsiaTheme="minorHAnsi"/>
      <w:lang w:eastAsia="en-US"/>
    </w:rPr>
  </w:style>
  <w:style w:type="paragraph" w:customStyle="1" w:styleId="ABCD89401D5E48C485D56B7542E8771B">
    <w:name w:val="ABCD89401D5E48C485D56B7542E8771B"/>
    <w:rsid w:val="009F6312"/>
    <w:rPr>
      <w:rFonts w:eastAsiaTheme="minorHAnsi"/>
      <w:lang w:eastAsia="en-US"/>
    </w:rPr>
  </w:style>
  <w:style w:type="paragraph" w:customStyle="1" w:styleId="052E8EEA8F0748239268FF18527A172B1">
    <w:name w:val="052E8EEA8F0748239268FF18527A172B1"/>
    <w:rsid w:val="009F6312"/>
    <w:rPr>
      <w:rFonts w:eastAsiaTheme="minorHAnsi"/>
      <w:lang w:eastAsia="en-US"/>
    </w:rPr>
  </w:style>
  <w:style w:type="paragraph" w:customStyle="1" w:styleId="68EDF22ACFCA4961A069BD4EFAFE83381">
    <w:name w:val="68EDF22ACFCA4961A069BD4EFAFE83381"/>
    <w:rsid w:val="009F6312"/>
    <w:rPr>
      <w:rFonts w:eastAsiaTheme="minorHAnsi"/>
      <w:lang w:eastAsia="en-US"/>
    </w:rPr>
  </w:style>
  <w:style w:type="paragraph" w:customStyle="1" w:styleId="3ACA3C803FB0427295B1823B79B3E0291">
    <w:name w:val="3ACA3C803FB0427295B1823B79B3E0291"/>
    <w:rsid w:val="009F6312"/>
    <w:rPr>
      <w:rFonts w:eastAsiaTheme="minorHAnsi"/>
      <w:lang w:eastAsia="en-US"/>
    </w:rPr>
  </w:style>
  <w:style w:type="paragraph" w:customStyle="1" w:styleId="7317D71A0D52488A91739A06272224D01">
    <w:name w:val="7317D71A0D52488A91739A06272224D01"/>
    <w:rsid w:val="009F6312"/>
    <w:rPr>
      <w:rFonts w:eastAsiaTheme="minorHAnsi"/>
      <w:lang w:eastAsia="en-US"/>
    </w:rPr>
  </w:style>
  <w:style w:type="paragraph" w:customStyle="1" w:styleId="F39750981C0A48C8AC5A09E1BF386FF8">
    <w:name w:val="F39750981C0A48C8AC5A09E1BF386FF8"/>
    <w:rsid w:val="009F6312"/>
    <w:pPr>
      <w:ind w:left="720"/>
      <w:contextualSpacing/>
    </w:pPr>
    <w:rPr>
      <w:rFonts w:eastAsiaTheme="minorHAnsi"/>
      <w:lang w:eastAsia="en-US"/>
    </w:rPr>
  </w:style>
  <w:style w:type="paragraph" w:customStyle="1" w:styleId="A38212862E624225922C9B063C9A3A9E">
    <w:name w:val="A38212862E624225922C9B063C9A3A9E"/>
    <w:rsid w:val="009F6312"/>
    <w:pPr>
      <w:ind w:left="720"/>
      <w:contextualSpacing/>
    </w:pPr>
    <w:rPr>
      <w:rFonts w:eastAsiaTheme="minorHAnsi"/>
      <w:lang w:eastAsia="en-US"/>
    </w:rPr>
  </w:style>
  <w:style w:type="paragraph" w:customStyle="1" w:styleId="B26DCB5BBECB4F83A8CA04625A4C98F1">
    <w:name w:val="B26DCB5BBECB4F83A8CA04625A4C98F1"/>
    <w:rsid w:val="009F6312"/>
    <w:pPr>
      <w:ind w:left="720"/>
      <w:contextualSpacing/>
    </w:pPr>
    <w:rPr>
      <w:rFonts w:eastAsiaTheme="minorHAnsi"/>
      <w:lang w:eastAsia="en-US"/>
    </w:rPr>
  </w:style>
  <w:style w:type="paragraph" w:customStyle="1" w:styleId="FD7FAB5835764635BE24AF4D1993BB851">
    <w:name w:val="FD7FAB5835764635BE24AF4D1993BB851"/>
    <w:rsid w:val="009F6312"/>
    <w:rPr>
      <w:rFonts w:eastAsiaTheme="minorHAnsi"/>
      <w:lang w:eastAsia="en-US"/>
    </w:rPr>
  </w:style>
  <w:style w:type="paragraph" w:customStyle="1" w:styleId="524AB2B2A86A4F678A899B59DA887AAE1">
    <w:name w:val="524AB2B2A86A4F678A899B59DA887AAE1"/>
    <w:rsid w:val="009F6312"/>
    <w:pPr>
      <w:tabs>
        <w:tab w:val="center" w:pos="4536"/>
        <w:tab w:val="right" w:pos="9072"/>
      </w:tabs>
      <w:spacing w:after="0" w:line="240" w:lineRule="auto"/>
    </w:pPr>
    <w:rPr>
      <w:rFonts w:eastAsiaTheme="minorHAnsi"/>
      <w:lang w:eastAsia="en-US"/>
    </w:rPr>
  </w:style>
  <w:style w:type="paragraph" w:customStyle="1" w:styleId="B394B1EC2D4D480CAEF9A6AD58D27B5B1">
    <w:name w:val="B394B1EC2D4D480CAEF9A6AD58D27B5B1"/>
    <w:rsid w:val="009F6312"/>
    <w:pPr>
      <w:tabs>
        <w:tab w:val="center" w:pos="4536"/>
        <w:tab w:val="right" w:pos="9072"/>
      </w:tabs>
      <w:spacing w:after="0" w:line="240" w:lineRule="auto"/>
    </w:pPr>
    <w:rPr>
      <w:rFonts w:eastAsiaTheme="minorHAnsi"/>
      <w:lang w:eastAsia="en-US"/>
    </w:rPr>
  </w:style>
  <w:style w:type="paragraph" w:customStyle="1" w:styleId="B106F848614949CE8B758C20493095D21">
    <w:name w:val="B106F848614949CE8B758C20493095D21"/>
    <w:rsid w:val="009F6312"/>
    <w:pPr>
      <w:tabs>
        <w:tab w:val="center" w:pos="4536"/>
        <w:tab w:val="right" w:pos="9072"/>
      </w:tabs>
      <w:spacing w:after="0" w:line="240" w:lineRule="auto"/>
    </w:pPr>
    <w:rPr>
      <w:rFonts w:eastAsiaTheme="minorHAnsi"/>
      <w:lang w:eastAsia="en-US"/>
    </w:rPr>
  </w:style>
  <w:style w:type="paragraph" w:customStyle="1" w:styleId="DD684669691A4B5A9FC9095B496E09D01">
    <w:name w:val="DD684669691A4B5A9FC9095B496E09D01"/>
    <w:rsid w:val="009F6312"/>
    <w:pPr>
      <w:tabs>
        <w:tab w:val="center" w:pos="4536"/>
        <w:tab w:val="right" w:pos="9072"/>
      </w:tabs>
      <w:spacing w:after="0" w:line="240" w:lineRule="auto"/>
    </w:pPr>
    <w:rPr>
      <w:rFonts w:eastAsiaTheme="minorHAnsi"/>
      <w:lang w:eastAsia="en-US"/>
    </w:rPr>
  </w:style>
  <w:style w:type="paragraph" w:customStyle="1" w:styleId="4B5F95A66D964FD88695619CA797F0BD2">
    <w:name w:val="4B5F95A66D964FD88695619CA797F0BD2"/>
    <w:rsid w:val="008C0981"/>
    <w:rPr>
      <w:rFonts w:eastAsiaTheme="minorHAnsi"/>
      <w:lang w:eastAsia="en-US"/>
    </w:rPr>
  </w:style>
  <w:style w:type="paragraph" w:customStyle="1" w:styleId="8B9BD6DD7A3440BABFAA68FD1203122A2">
    <w:name w:val="8B9BD6DD7A3440BABFAA68FD1203122A2"/>
    <w:rsid w:val="008C0981"/>
    <w:rPr>
      <w:rFonts w:eastAsiaTheme="minorHAnsi"/>
      <w:lang w:eastAsia="en-US"/>
    </w:rPr>
  </w:style>
  <w:style w:type="paragraph" w:customStyle="1" w:styleId="B9F020B37080435F9AAFAF77742D2E622">
    <w:name w:val="B9F020B37080435F9AAFAF77742D2E622"/>
    <w:rsid w:val="008C0981"/>
    <w:rPr>
      <w:rFonts w:eastAsiaTheme="minorHAnsi"/>
      <w:lang w:eastAsia="en-US"/>
    </w:rPr>
  </w:style>
  <w:style w:type="paragraph" w:customStyle="1" w:styleId="229C4775F99E40FF9B9DF2B0E7ECE0262">
    <w:name w:val="229C4775F99E40FF9B9DF2B0E7ECE0262"/>
    <w:rsid w:val="008C0981"/>
    <w:rPr>
      <w:rFonts w:eastAsiaTheme="minorHAnsi"/>
      <w:lang w:eastAsia="en-US"/>
    </w:rPr>
  </w:style>
  <w:style w:type="paragraph" w:customStyle="1" w:styleId="747BC5EA2EC74DF8ABB9BC378BB435692">
    <w:name w:val="747BC5EA2EC74DF8ABB9BC378BB435692"/>
    <w:rsid w:val="008C0981"/>
    <w:rPr>
      <w:rFonts w:eastAsiaTheme="minorHAnsi"/>
      <w:lang w:eastAsia="en-US"/>
    </w:rPr>
  </w:style>
  <w:style w:type="paragraph" w:customStyle="1" w:styleId="581D32963BED4F678ADA922C5DCEA07C2">
    <w:name w:val="581D32963BED4F678ADA922C5DCEA07C2"/>
    <w:rsid w:val="008C0981"/>
    <w:rPr>
      <w:rFonts w:eastAsiaTheme="minorHAnsi"/>
      <w:lang w:eastAsia="en-US"/>
    </w:rPr>
  </w:style>
  <w:style w:type="paragraph" w:customStyle="1" w:styleId="67898B878E244B90B10C1BED5A4867EC2">
    <w:name w:val="67898B878E244B90B10C1BED5A4867EC2"/>
    <w:rsid w:val="008C0981"/>
    <w:rPr>
      <w:rFonts w:eastAsiaTheme="minorHAnsi"/>
      <w:lang w:eastAsia="en-US"/>
    </w:rPr>
  </w:style>
  <w:style w:type="paragraph" w:customStyle="1" w:styleId="052FC7583B8A442C8ECEF235648028452">
    <w:name w:val="052FC7583B8A442C8ECEF235648028452"/>
    <w:rsid w:val="008C0981"/>
    <w:rPr>
      <w:rFonts w:eastAsiaTheme="minorHAnsi"/>
      <w:lang w:eastAsia="en-US"/>
    </w:rPr>
  </w:style>
  <w:style w:type="paragraph" w:customStyle="1" w:styleId="50680E5006094A688184E001C3E1FB862">
    <w:name w:val="50680E5006094A688184E001C3E1FB862"/>
    <w:rsid w:val="008C0981"/>
    <w:rPr>
      <w:rFonts w:eastAsiaTheme="minorHAnsi"/>
      <w:lang w:eastAsia="en-US"/>
    </w:rPr>
  </w:style>
  <w:style w:type="paragraph" w:customStyle="1" w:styleId="44F333253CAD4339A55E5F4CF2058F252">
    <w:name w:val="44F333253CAD4339A55E5F4CF2058F252"/>
    <w:rsid w:val="008C0981"/>
    <w:rPr>
      <w:rFonts w:eastAsiaTheme="minorHAnsi"/>
      <w:lang w:eastAsia="en-US"/>
    </w:rPr>
  </w:style>
  <w:style w:type="paragraph" w:customStyle="1" w:styleId="50B19DE39E9B40E39FF45C048810BCBC2">
    <w:name w:val="50B19DE39E9B40E39FF45C048810BCBC2"/>
    <w:rsid w:val="008C0981"/>
    <w:rPr>
      <w:rFonts w:eastAsiaTheme="minorHAnsi"/>
      <w:lang w:eastAsia="en-US"/>
    </w:rPr>
  </w:style>
  <w:style w:type="paragraph" w:customStyle="1" w:styleId="ABCD89401D5E48C485D56B7542E8771B2">
    <w:name w:val="ABCD89401D5E48C485D56B7542E8771B2"/>
    <w:rsid w:val="008C0981"/>
    <w:rPr>
      <w:rFonts w:eastAsiaTheme="minorHAnsi"/>
      <w:lang w:eastAsia="en-US"/>
    </w:rPr>
  </w:style>
  <w:style w:type="paragraph" w:customStyle="1" w:styleId="052E8EEA8F0748239268FF18527A172B2">
    <w:name w:val="052E8EEA8F0748239268FF18527A172B2"/>
    <w:rsid w:val="008C0981"/>
    <w:rPr>
      <w:rFonts w:eastAsiaTheme="minorHAnsi"/>
      <w:lang w:eastAsia="en-US"/>
    </w:rPr>
  </w:style>
  <w:style w:type="paragraph" w:customStyle="1" w:styleId="68EDF22ACFCA4961A069BD4EFAFE83382">
    <w:name w:val="68EDF22ACFCA4961A069BD4EFAFE83382"/>
    <w:rsid w:val="008C0981"/>
    <w:rPr>
      <w:rFonts w:eastAsiaTheme="minorHAnsi"/>
      <w:lang w:eastAsia="en-US"/>
    </w:rPr>
  </w:style>
  <w:style w:type="paragraph" w:customStyle="1" w:styleId="3ACA3C803FB0427295B1823B79B3E0292">
    <w:name w:val="3ACA3C803FB0427295B1823B79B3E0292"/>
    <w:rsid w:val="008C0981"/>
    <w:rPr>
      <w:rFonts w:eastAsiaTheme="minorHAnsi"/>
      <w:lang w:eastAsia="en-US"/>
    </w:rPr>
  </w:style>
  <w:style w:type="paragraph" w:customStyle="1" w:styleId="7317D71A0D52488A91739A06272224D02">
    <w:name w:val="7317D71A0D52488A91739A06272224D02"/>
    <w:rsid w:val="008C0981"/>
    <w:rPr>
      <w:rFonts w:eastAsiaTheme="minorHAnsi"/>
      <w:lang w:eastAsia="en-US"/>
    </w:rPr>
  </w:style>
  <w:style w:type="paragraph" w:customStyle="1" w:styleId="F39750981C0A48C8AC5A09E1BF386FF82">
    <w:name w:val="F39750981C0A48C8AC5A09E1BF386FF82"/>
    <w:rsid w:val="008C0981"/>
    <w:pPr>
      <w:ind w:left="720"/>
      <w:contextualSpacing/>
    </w:pPr>
    <w:rPr>
      <w:rFonts w:eastAsiaTheme="minorHAnsi"/>
      <w:lang w:eastAsia="en-US"/>
    </w:rPr>
  </w:style>
  <w:style w:type="paragraph" w:customStyle="1" w:styleId="A38212862E624225922C9B063C9A3A9E2">
    <w:name w:val="A38212862E624225922C9B063C9A3A9E2"/>
    <w:rsid w:val="008C0981"/>
    <w:pPr>
      <w:ind w:left="720"/>
      <w:contextualSpacing/>
    </w:pPr>
    <w:rPr>
      <w:rFonts w:eastAsiaTheme="minorHAnsi"/>
      <w:lang w:eastAsia="en-US"/>
    </w:rPr>
  </w:style>
  <w:style w:type="paragraph" w:customStyle="1" w:styleId="B26DCB5BBECB4F83A8CA04625A4C98F12">
    <w:name w:val="B26DCB5BBECB4F83A8CA04625A4C98F12"/>
    <w:rsid w:val="008C0981"/>
    <w:pPr>
      <w:ind w:left="720"/>
      <w:contextualSpacing/>
    </w:pPr>
    <w:rPr>
      <w:rFonts w:eastAsiaTheme="minorHAnsi"/>
      <w:lang w:eastAsia="en-US"/>
    </w:rPr>
  </w:style>
  <w:style w:type="paragraph" w:customStyle="1" w:styleId="FD7FAB5835764635BE24AF4D1993BB852">
    <w:name w:val="FD7FAB5835764635BE24AF4D1993BB852"/>
    <w:rsid w:val="008C0981"/>
    <w:rPr>
      <w:rFonts w:eastAsiaTheme="minorHAnsi"/>
      <w:lang w:eastAsia="en-US"/>
    </w:rPr>
  </w:style>
  <w:style w:type="paragraph" w:customStyle="1" w:styleId="524AB2B2A86A4F678A899B59DA887AAE2">
    <w:name w:val="524AB2B2A86A4F678A899B59DA887AAE2"/>
    <w:rsid w:val="008C0981"/>
    <w:pPr>
      <w:tabs>
        <w:tab w:val="center" w:pos="4536"/>
        <w:tab w:val="right" w:pos="9072"/>
      </w:tabs>
      <w:spacing w:after="0" w:line="240" w:lineRule="auto"/>
    </w:pPr>
    <w:rPr>
      <w:rFonts w:eastAsiaTheme="minorHAnsi"/>
      <w:lang w:eastAsia="en-US"/>
    </w:rPr>
  </w:style>
  <w:style w:type="paragraph" w:customStyle="1" w:styleId="B394B1EC2D4D480CAEF9A6AD58D27B5B2">
    <w:name w:val="B394B1EC2D4D480CAEF9A6AD58D27B5B2"/>
    <w:rsid w:val="008C0981"/>
    <w:pPr>
      <w:tabs>
        <w:tab w:val="center" w:pos="4536"/>
        <w:tab w:val="right" w:pos="9072"/>
      </w:tabs>
      <w:spacing w:after="0" w:line="240" w:lineRule="auto"/>
    </w:pPr>
    <w:rPr>
      <w:rFonts w:eastAsiaTheme="minorHAnsi"/>
      <w:lang w:eastAsia="en-US"/>
    </w:rPr>
  </w:style>
  <w:style w:type="paragraph" w:customStyle="1" w:styleId="B106F848614949CE8B758C20493095D22">
    <w:name w:val="B106F848614949CE8B758C20493095D22"/>
    <w:rsid w:val="008C0981"/>
    <w:pPr>
      <w:tabs>
        <w:tab w:val="center" w:pos="4536"/>
        <w:tab w:val="right" w:pos="9072"/>
      </w:tabs>
      <w:spacing w:after="0" w:line="240" w:lineRule="auto"/>
    </w:pPr>
    <w:rPr>
      <w:rFonts w:eastAsiaTheme="minorHAnsi"/>
      <w:lang w:eastAsia="en-US"/>
    </w:rPr>
  </w:style>
  <w:style w:type="paragraph" w:customStyle="1" w:styleId="DD684669691A4B5A9FC9095B496E09D02">
    <w:name w:val="DD684669691A4B5A9FC9095B496E09D02"/>
    <w:rsid w:val="008C0981"/>
    <w:pPr>
      <w:tabs>
        <w:tab w:val="center" w:pos="4536"/>
        <w:tab w:val="right" w:pos="9072"/>
      </w:tabs>
      <w:spacing w:after="0" w:line="240" w:lineRule="auto"/>
    </w:pPr>
    <w:rPr>
      <w:rFonts w:eastAsiaTheme="minorHAnsi"/>
      <w:lang w:eastAsia="en-US"/>
    </w:rPr>
  </w:style>
  <w:style w:type="paragraph" w:customStyle="1" w:styleId="CE6325DF562F4B7A8339E3F42CD872B3">
    <w:name w:val="CE6325DF562F4B7A8339E3F42CD872B3"/>
    <w:pPr>
      <w:spacing w:line="278" w:lineRule="auto"/>
    </w:pPr>
    <w:rPr>
      <w:kern w:val="2"/>
      <w:sz w:val="24"/>
      <w:szCs w:val="24"/>
      <w14:ligatures w14:val="standardContextual"/>
    </w:rPr>
  </w:style>
  <w:style w:type="paragraph" w:customStyle="1" w:styleId="1FB0E14C72B249658F212A7C39C3DB9B">
    <w:name w:val="1FB0E14C72B249658F212A7C39C3DB9B"/>
    <w:pPr>
      <w:spacing w:line="278" w:lineRule="auto"/>
    </w:pPr>
    <w:rPr>
      <w:kern w:val="2"/>
      <w:sz w:val="24"/>
      <w:szCs w:val="24"/>
      <w14:ligatures w14:val="standardContextual"/>
    </w:rPr>
  </w:style>
  <w:style w:type="paragraph" w:customStyle="1" w:styleId="3D59D330FC6C46F3B0287F214A778BA0">
    <w:name w:val="3D59D330FC6C46F3B0287F214A778BA0"/>
    <w:pPr>
      <w:spacing w:line="278" w:lineRule="auto"/>
    </w:pPr>
    <w:rPr>
      <w:kern w:val="2"/>
      <w:sz w:val="24"/>
      <w:szCs w:val="24"/>
      <w14:ligatures w14:val="standardContextual"/>
    </w:rPr>
  </w:style>
  <w:style w:type="paragraph" w:customStyle="1" w:styleId="9D4AF8538B184328B06339BD875FCDED">
    <w:name w:val="9D4AF8538B184328B06339BD875FCDED"/>
    <w:pPr>
      <w:spacing w:line="278" w:lineRule="auto"/>
    </w:pPr>
    <w:rPr>
      <w:kern w:val="2"/>
      <w:sz w:val="24"/>
      <w:szCs w:val="24"/>
      <w14:ligatures w14:val="standardContextual"/>
    </w:rPr>
  </w:style>
  <w:style w:type="paragraph" w:customStyle="1" w:styleId="CA778539CC2C49EF8ED144C972674C6C">
    <w:name w:val="CA778539CC2C49EF8ED144C972674C6C"/>
    <w:pPr>
      <w:spacing w:line="278" w:lineRule="auto"/>
    </w:pPr>
    <w:rPr>
      <w:kern w:val="2"/>
      <w:sz w:val="24"/>
      <w:szCs w:val="24"/>
      <w14:ligatures w14:val="standardContextual"/>
    </w:rPr>
  </w:style>
  <w:style w:type="paragraph" w:customStyle="1" w:styleId="56490D2754714C95B37EF33361586021">
    <w:name w:val="56490D2754714C95B37EF33361586021"/>
    <w:pPr>
      <w:spacing w:line="278" w:lineRule="auto"/>
    </w:pPr>
    <w:rPr>
      <w:kern w:val="2"/>
      <w:sz w:val="24"/>
      <w:szCs w:val="24"/>
      <w14:ligatures w14:val="standardContextual"/>
    </w:rPr>
  </w:style>
  <w:style w:type="paragraph" w:customStyle="1" w:styleId="E15808BC7AB74A6B9B8B48C42846315A">
    <w:name w:val="E15808BC7AB74A6B9B8B48C42846315A"/>
    <w:pPr>
      <w:spacing w:line="278" w:lineRule="auto"/>
    </w:pPr>
    <w:rPr>
      <w:kern w:val="2"/>
      <w:sz w:val="24"/>
      <w:szCs w:val="24"/>
      <w14:ligatures w14:val="standardContextual"/>
    </w:rPr>
  </w:style>
  <w:style w:type="paragraph" w:customStyle="1" w:styleId="E82DBE605BE04CC8B1FA41600CBCEE78">
    <w:name w:val="E82DBE605BE04CC8B1FA41600CBCEE78"/>
    <w:pPr>
      <w:spacing w:line="278" w:lineRule="auto"/>
    </w:pPr>
    <w:rPr>
      <w:kern w:val="2"/>
      <w:sz w:val="24"/>
      <w:szCs w:val="24"/>
      <w14:ligatures w14:val="standardContextual"/>
    </w:rPr>
  </w:style>
  <w:style w:type="paragraph" w:customStyle="1" w:styleId="10B8691DF0104C1B881C906849B5678C">
    <w:name w:val="10B8691DF0104C1B881C906849B5678C"/>
    <w:pPr>
      <w:spacing w:line="278" w:lineRule="auto"/>
    </w:pPr>
    <w:rPr>
      <w:kern w:val="2"/>
      <w:sz w:val="24"/>
      <w:szCs w:val="24"/>
      <w14:ligatures w14:val="standardContextual"/>
    </w:rPr>
  </w:style>
  <w:style w:type="paragraph" w:customStyle="1" w:styleId="E8220622F36D4125A1388613AA458D81">
    <w:name w:val="E8220622F36D4125A1388613AA458D81"/>
    <w:pPr>
      <w:spacing w:line="278" w:lineRule="auto"/>
    </w:pPr>
    <w:rPr>
      <w:kern w:val="2"/>
      <w:sz w:val="24"/>
      <w:szCs w:val="24"/>
      <w14:ligatures w14:val="standardContextual"/>
    </w:rPr>
  </w:style>
  <w:style w:type="paragraph" w:customStyle="1" w:styleId="6CE8F3EFF26449AE85A444DED9D18517">
    <w:name w:val="6CE8F3EFF26449AE85A444DED9D18517"/>
    <w:pPr>
      <w:spacing w:line="278" w:lineRule="auto"/>
    </w:pPr>
    <w:rPr>
      <w:kern w:val="2"/>
      <w:sz w:val="24"/>
      <w:szCs w:val="24"/>
      <w14:ligatures w14:val="standardContextual"/>
    </w:rPr>
  </w:style>
  <w:style w:type="paragraph" w:customStyle="1" w:styleId="2DD78E0E2ADB45859AB97D3D93C0AE28">
    <w:name w:val="2DD78E0E2ADB45859AB97D3D93C0AE28"/>
    <w:pPr>
      <w:spacing w:line="278" w:lineRule="auto"/>
    </w:pPr>
    <w:rPr>
      <w:kern w:val="2"/>
      <w:sz w:val="24"/>
      <w:szCs w:val="24"/>
      <w14:ligatures w14:val="standardContextual"/>
    </w:rPr>
  </w:style>
  <w:style w:type="paragraph" w:customStyle="1" w:styleId="5BC355FB44F54CF09B1D8B306FDBAE70">
    <w:name w:val="5BC355FB44F54CF09B1D8B306FDBAE70"/>
    <w:pPr>
      <w:spacing w:line="278" w:lineRule="auto"/>
    </w:pPr>
    <w:rPr>
      <w:kern w:val="2"/>
      <w:sz w:val="24"/>
      <w:szCs w:val="24"/>
      <w14:ligatures w14:val="standardContextual"/>
    </w:rPr>
  </w:style>
  <w:style w:type="paragraph" w:customStyle="1" w:styleId="5DBE0C0922504CAFACEF42EDD50373CF">
    <w:name w:val="5DBE0C0922504CAFACEF42EDD50373CF"/>
    <w:pPr>
      <w:spacing w:line="278" w:lineRule="auto"/>
    </w:pPr>
    <w:rPr>
      <w:kern w:val="2"/>
      <w:sz w:val="24"/>
      <w:szCs w:val="24"/>
      <w14:ligatures w14:val="standardContextual"/>
    </w:rPr>
  </w:style>
  <w:style w:type="paragraph" w:customStyle="1" w:styleId="29F94C9D1C244808BEBBB7877497F9AB">
    <w:name w:val="29F94C9D1C244808BEBBB7877497F9AB"/>
    <w:pPr>
      <w:spacing w:line="278" w:lineRule="auto"/>
    </w:pPr>
    <w:rPr>
      <w:kern w:val="2"/>
      <w:sz w:val="24"/>
      <w:szCs w:val="24"/>
      <w14:ligatures w14:val="standardContextual"/>
    </w:rPr>
  </w:style>
  <w:style w:type="paragraph" w:customStyle="1" w:styleId="FD71B5BD07AC45E9BD80ECEBA1DB84DF">
    <w:name w:val="FD71B5BD07AC45E9BD80ECEBA1DB84DF"/>
    <w:pPr>
      <w:spacing w:line="278" w:lineRule="auto"/>
    </w:pPr>
    <w:rPr>
      <w:kern w:val="2"/>
      <w:sz w:val="24"/>
      <w:szCs w:val="24"/>
      <w14:ligatures w14:val="standardContextual"/>
    </w:rPr>
  </w:style>
  <w:style w:type="paragraph" w:customStyle="1" w:styleId="F4E65B44055E458994D7E924FA95C6B5">
    <w:name w:val="F4E65B44055E458994D7E924FA95C6B5"/>
    <w:pPr>
      <w:spacing w:line="278" w:lineRule="auto"/>
    </w:pPr>
    <w:rPr>
      <w:kern w:val="2"/>
      <w:sz w:val="24"/>
      <w:szCs w:val="24"/>
      <w14:ligatures w14:val="standardContextual"/>
    </w:rPr>
  </w:style>
  <w:style w:type="paragraph" w:customStyle="1" w:styleId="C4CCE8E4831C479D95901087C29D9368">
    <w:name w:val="C4CCE8E4831C479D95901087C29D9368"/>
    <w:pPr>
      <w:spacing w:line="278" w:lineRule="auto"/>
    </w:pPr>
    <w:rPr>
      <w:kern w:val="2"/>
      <w:sz w:val="24"/>
      <w:szCs w:val="24"/>
      <w14:ligatures w14:val="standardContextual"/>
    </w:rPr>
  </w:style>
  <w:style w:type="paragraph" w:customStyle="1" w:styleId="AC029ABB23604119A0A08BB32D928E30">
    <w:name w:val="AC029ABB23604119A0A08BB32D928E30"/>
    <w:pPr>
      <w:spacing w:line="278" w:lineRule="auto"/>
    </w:pPr>
    <w:rPr>
      <w:kern w:val="2"/>
      <w:sz w:val="24"/>
      <w:szCs w:val="24"/>
      <w14:ligatures w14:val="standardContextual"/>
    </w:rPr>
  </w:style>
  <w:style w:type="paragraph" w:customStyle="1" w:styleId="FC030F1D3A9A41BC80B6294052A28FF5">
    <w:name w:val="FC030F1D3A9A41BC80B6294052A28FF5"/>
    <w:rsid w:val="0087640F"/>
    <w:pPr>
      <w:spacing w:line="278" w:lineRule="auto"/>
    </w:pPr>
    <w:rPr>
      <w:kern w:val="2"/>
      <w:sz w:val="24"/>
      <w:szCs w:val="24"/>
      <w14:ligatures w14:val="standardContextual"/>
    </w:rPr>
  </w:style>
  <w:style w:type="paragraph" w:customStyle="1" w:styleId="18B95C8E692B4E2FACE8B02EAF20BAAB">
    <w:name w:val="18B95C8E692B4E2FACE8B02EAF20BAAB"/>
    <w:pPr>
      <w:spacing w:line="278" w:lineRule="auto"/>
    </w:pPr>
    <w:rPr>
      <w:kern w:val="2"/>
      <w:sz w:val="24"/>
      <w:szCs w:val="24"/>
      <w14:ligatures w14:val="standardContextual"/>
    </w:rPr>
  </w:style>
  <w:style w:type="paragraph" w:customStyle="1" w:styleId="529963D303D04612B41C1198FAD2CC9E">
    <w:name w:val="529963D303D04612B41C1198FAD2CC9E"/>
    <w:pPr>
      <w:spacing w:line="278" w:lineRule="auto"/>
    </w:pPr>
    <w:rPr>
      <w:kern w:val="2"/>
      <w:sz w:val="24"/>
      <w:szCs w:val="24"/>
      <w14:ligatures w14:val="standardContextual"/>
    </w:rPr>
  </w:style>
  <w:style w:type="paragraph" w:customStyle="1" w:styleId="EE5D84832BB14D809C4270DFCD8B8EE0">
    <w:name w:val="EE5D84832BB14D809C4270DFCD8B8EE0"/>
    <w:pPr>
      <w:spacing w:line="278" w:lineRule="auto"/>
    </w:pPr>
    <w:rPr>
      <w:kern w:val="2"/>
      <w:sz w:val="24"/>
      <w:szCs w:val="24"/>
      <w14:ligatures w14:val="standardContextual"/>
    </w:rPr>
  </w:style>
  <w:style w:type="paragraph" w:customStyle="1" w:styleId="14393D805D184F6DBAC93F5219EE3106">
    <w:name w:val="14393D805D184F6DBAC93F5219EE3106"/>
    <w:pPr>
      <w:spacing w:line="278" w:lineRule="auto"/>
    </w:pPr>
    <w:rPr>
      <w:kern w:val="2"/>
      <w:sz w:val="24"/>
      <w:szCs w:val="24"/>
      <w14:ligatures w14:val="standardContextual"/>
    </w:rPr>
  </w:style>
  <w:style w:type="paragraph" w:customStyle="1" w:styleId="27B0A6FD24334AA99E75E96093D6142C">
    <w:name w:val="27B0A6FD24334AA99E75E96093D6142C"/>
    <w:pPr>
      <w:spacing w:line="278" w:lineRule="auto"/>
    </w:pPr>
    <w:rPr>
      <w:kern w:val="2"/>
      <w:sz w:val="24"/>
      <w:szCs w:val="24"/>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610bb60a-62f8-4253-bf31-3811a2c79a4a"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E67AC79F4433C94EBFE74572802D9E6E" ma:contentTypeVersion="8" ma:contentTypeDescription="Een nieuw document maken." ma:contentTypeScope="" ma:versionID="38e17799afb24e6097f141396a943f3f">
  <xsd:schema xmlns:xsd="http://www.w3.org/2001/XMLSchema" xmlns:xs="http://www.w3.org/2001/XMLSchema" xmlns:p="http://schemas.microsoft.com/office/2006/metadata/properties" xmlns:ns3="610bb60a-62f8-4253-bf31-3811a2c79a4a" xmlns:ns4="e84d3c04-6078-438b-bafe-376d95a2f10f" targetNamespace="http://schemas.microsoft.com/office/2006/metadata/properties" ma:root="true" ma:fieldsID="82a56612f52fa9e62c79439e8e46c10f" ns3:_="" ns4:_="">
    <xsd:import namespace="610bb60a-62f8-4253-bf31-3811a2c79a4a"/>
    <xsd:import namespace="e84d3c04-6078-438b-bafe-376d95a2f10f"/>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10bb60a-62f8-4253-bf31-3811a2c79a4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earchProperties" ma:index="1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84d3c04-6078-438b-bafe-376d95a2f10f" elementFormDefault="qualified">
    <xsd:import namespace="http://schemas.microsoft.com/office/2006/documentManagement/types"/>
    <xsd:import namespace="http://schemas.microsoft.com/office/infopath/2007/PartnerControls"/>
    <xsd:element name="SharedWithUsers" ma:index="12"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Gedeeld met details" ma:internalName="SharedWithDetails" ma:readOnly="true">
      <xsd:simpleType>
        <xsd:restriction base="dms:Note">
          <xsd:maxLength value="255"/>
        </xsd:restriction>
      </xsd:simpleType>
    </xsd:element>
    <xsd:element name="SharingHintHash" ma:index="14" nillable="true" ma:displayName="Hint-hash dele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E192B35-3C5F-4298-81E6-A2104DC1816B}">
  <ds:schemaRefs>
    <ds:schemaRef ds:uri="http://schemas.openxmlformats.org/officeDocument/2006/bibliography"/>
  </ds:schemaRefs>
</ds:datastoreItem>
</file>

<file path=customXml/itemProps2.xml><?xml version="1.0" encoding="utf-8"?>
<ds:datastoreItem xmlns:ds="http://schemas.openxmlformats.org/officeDocument/2006/customXml" ds:itemID="{DF0BCE5C-2250-493E-B732-349E198F22E9}">
  <ds:schemaRefs>
    <ds:schemaRef ds:uri="http://schemas.microsoft.com/sharepoint/v3/contenttype/forms"/>
  </ds:schemaRefs>
</ds:datastoreItem>
</file>

<file path=customXml/itemProps3.xml><?xml version="1.0" encoding="utf-8"?>
<ds:datastoreItem xmlns:ds="http://schemas.openxmlformats.org/officeDocument/2006/customXml" ds:itemID="{2069F197-7000-45A9-AC97-70B2DDF83234}">
  <ds:schemaRefs>
    <ds:schemaRef ds:uri="http://schemas.microsoft.com/office/2006/metadata/properties"/>
    <ds:schemaRef ds:uri="http://schemas.microsoft.com/office/infopath/2007/PartnerControls"/>
    <ds:schemaRef ds:uri="610bb60a-62f8-4253-bf31-3811a2c79a4a"/>
  </ds:schemaRefs>
</ds:datastoreItem>
</file>

<file path=customXml/itemProps4.xml><?xml version="1.0" encoding="utf-8"?>
<ds:datastoreItem xmlns:ds="http://schemas.openxmlformats.org/officeDocument/2006/customXml" ds:itemID="{4FA7AB82-8B00-4AF4-9FD0-DCD0264E13A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10bb60a-62f8-4253-bf31-3811a2c79a4a"/>
    <ds:schemaRef ds:uri="e84d3c04-6078-438b-bafe-376d95a2f10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3</Pages>
  <Words>448</Words>
  <Characters>2469</Characters>
  <Application>Microsoft Office Word</Application>
  <DocSecurity>0</DocSecurity>
  <Lines>20</Lines>
  <Paragraphs>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Karel J. van der Lelij</dc:creator>
  <cp:keywords/>
  <dc:description/>
  <cp:lastModifiedBy>Ayman Aouragh (23106115)</cp:lastModifiedBy>
  <cp:revision>3</cp:revision>
  <cp:lastPrinted>2023-02-13T15:04:00Z</cp:lastPrinted>
  <dcterms:created xsi:type="dcterms:W3CDTF">2024-03-07T13:45:00Z</dcterms:created>
  <dcterms:modified xsi:type="dcterms:W3CDTF">2024-03-07T14:11:00Z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0x010100E67AC79F4433C94EBFE74572802D9E6E</vt:lpwstr>
  </property>
</Properties>
</file>